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EA415B" w14:paraId="704E1306" w14:textId="77777777" w:rsidTr="003C08C2">
        <w:tc>
          <w:tcPr>
            <w:tcW w:w="10800" w:type="dxa"/>
            <w:gridSpan w:val="9"/>
            <w:shd w:val="clear" w:color="auto" w:fill="495E00" w:themeFill="accent1" w:themeFillShade="80"/>
          </w:tcPr>
          <w:p w14:paraId="1302DFBD" w14:textId="77777777" w:rsidR="00EA415B" w:rsidRDefault="00174F97">
            <w:pPr>
              <w:pStyle w:val="Month"/>
            </w:pPr>
            <w:r>
              <w:t>January</w:t>
            </w:r>
          </w:p>
        </w:tc>
      </w:tr>
      <w:tr w:rsidR="00EA415B" w14:paraId="7C442A11" w14:textId="77777777" w:rsidTr="003C08C2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E3CC450" w14:textId="77777777" w:rsidR="00EA415B" w:rsidRDefault="00DA398C" w:rsidP="008043F6">
            <w:pPr>
              <w:pStyle w:val="Year"/>
            </w:pPr>
            <w:r>
              <w:t>2025</w:t>
            </w:r>
          </w:p>
        </w:tc>
      </w:tr>
      <w:tr w:rsidR="00EA415B" w14:paraId="7B1599B4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5E0EDBDD" w14:textId="77777777" w:rsidR="00EA415B" w:rsidRDefault="00AC6FBE">
            <w:pPr>
              <w:pStyle w:val="Subtitle"/>
            </w:pPr>
            <w:sdt>
              <w:sdtPr>
                <w:id w:val="31938203"/>
                <w:placeholder>
                  <w:docPart w:val="E4514831420841C7B4CB7FD407E75790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Subtitle</w:t>
                </w:r>
              </w:sdtContent>
            </w:sdt>
            <w:r w:rsidR="00680558">
              <w:t xml:space="preserve"> </w:t>
            </w:r>
          </w:p>
        </w:tc>
      </w:tr>
      <w:tr w:rsidR="003C08C2" w14:paraId="02A2F71E" w14:textId="77777777" w:rsidTr="0045537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6B6883A" w14:textId="77777777" w:rsidR="003C08C2" w:rsidRPr="0078527C" w:rsidRDefault="003C08C2" w:rsidP="003C08C2"/>
        </w:tc>
        <w:tc>
          <w:tcPr>
            <w:tcW w:w="6300" w:type="dxa"/>
            <w:gridSpan w:val="5"/>
          </w:tcPr>
          <w:p w14:paraId="2394DA09" w14:textId="77777777" w:rsidR="003C08C2" w:rsidRPr="0078527C" w:rsidRDefault="003C08C2" w:rsidP="003C08C2"/>
        </w:tc>
        <w:tc>
          <w:tcPr>
            <w:tcW w:w="4230" w:type="dxa"/>
            <w:gridSpan w:val="3"/>
            <w:vMerge w:val="restart"/>
            <w:vAlign w:val="center"/>
          </w:tcPr>
          <w:p w14:paraId="207D5141" w14:textId="77777777" w:rsidR="003C08C2" w:rsidRDefault="003C08C2" w:rsidP="003C08C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0ECCD73" wp14:editId="57929B5A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8C2" w14:paraId="67BABB7B" w14:textId="77777777" w:rsidTr="00890592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0EEFED5" w14:textId="77777777" w:rsidR="003C08C2" w:rsidRPr="0078527C" w:rsidRDefault="003C08C2" w:rsidP="003C08C2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BB30F6B" w14:textId="77777777" w:rsidR="0045537C" w:rsidRDefault="00AC6FBE" w:rsidP="0045537C">
            <w:pPr>
              <w:pStyle w:val="Title"/>
            </w:pPr>
            <w:sdt>
              <w:sdtPr>
                <w:id w:val="1498380741"/>
                <w:placeholder>
                  <w:docPart w:val="7C93F2B7D38F406794C414882A856072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3C08C2">
                  <w:rPr>
                    <w:b/>
                  </w:rPr>
                  <w:t>Title</w:t>
                </w:r>
              </w:sdtContent>
            </w:sdt>
          </w:p>
          <w:p w14:paraId="0F6344C8" w14:textId="77777777" w:rsidR="003C08C2" w:rsidRPr="0078527C" w:rsidRDefault="00AC6FBE" w:rsidP="0045537C">
            <w:sdt>
              <w:sdtPr>
                <w:id w:val="-794213661"/>
                <w:placeholder>
                  <w:docPart w:val="E1765A021EBE4035AEFCA3A72BDB778E"/>
                </w:placeholder>
                <w:temporary/>
                <w:showingPlcHdr/>
                <w15:appearance w15:val="hidden"/>
              </w:sdtPr>
              <w:sdtEndPr/>
              <w:sdtContent>
                <w:r w:rsidR="0045537C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E525604" w14:textId="77777777" w:rsidR="003C08C2" w:rsidRDefault="003C08C2" w:rsidP="003C08C2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EA415B" w14:paraId="176A944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1B74A69" w14:textId="77777777" w:rsidR="00EA415B" w:rsidRDefault="00AC6FBE">
            <w:pPr>
              <w:pStyle w:val="Days"/>
            </w:pPr>
            <w:sdt>
              <w:sdtPr>
                <w:id w:val="2085032416"/>
                <w:placeholder>
                  <w:docPart w:val="06A7C39382764FB7A3B7E216339ECB20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AE40C2" w14:textId="77777777" w:rsidR="00EA415B" w:rsidRDefault="00AC6FBE">
            <w:pPr>
              <w:pStyle w:val="Days"/>
            </w:pPr>
            <w:sdt>
              <w:sdtPr>
                <w:id w:val="2141225648"/>
                <w:placeholder>
                  <w:docPart w:val="6601DB9931AF492E83545D859D593F7C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AF74F8A" w14:textId="77777777" w:rsidR="00EA415B" w:rsidRDefault="00AC6FBE">
            <w:pPr>
              <w:pStyle w:val="Days"/>
            </w:pPr>
            <w:sdt>
              <w:sdtPr>
                <w:id w:val="-225834277"/>
                <w:placeholder>
                  <w:docPart w:val="5E86BA21ED894F25BC482D643F88198E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CB30B51" w14:textId="77777777" w:rsidR="00EA415B" w:rsidRDefault="00AC6FBE">
            <w:pPr>
              <w:pStyle w:val="Days"/>
            </w:pPr>
            <w:sdt>
              <w:sdtPr>
                <w:id w:val="-1121838800"/>
                <w:placeholder>
                  <w:docPart w:val="3A75EF705FC44A858E54759F24F588B7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BC60662" w14:textId="77777777" w:rsidR="00EA415B" w:rsidRDefault="00AC6FBE">
            <w:pPr>
              <w:pStyle w:val="Days"/>
            </w:pPr>
            <w:sdt>
              <w:sdtPr>
                <w:id w:val="-1805692476"/>
                <w:placeholder>
                  <w:docPart w:val="7FD050A2716148D3B0B4517AB86C7D9D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EF9CEA" w14:textId="77777777" w:rsidR="00EA415B" w:rsidRDefault="00AC6FBE">
            <w:pPr>
              <w:pStyle w:val="Days"/>
            </w:pPr>
            <w:sdt>
              <w:sdtPr>
                <w:id w:val="815225377"/>
                <w:placeholder>
                  <w:docPart w:val="444AAE92B402432D9B8270EC318A57DA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163A980" w14:textId="77777777" w:rsidR="00EA415B" w:rsidRDefault="00AC6FBE">
            <w:pPr>
              <w:pStyle w:val="Days"/>
            </w:pPr>
            <w:sdt>
              <w:sdtPr>
                <w:id w:val="36251574"/>
                <w:placeholder>
                  <w:docPart w:val="C8C7343ECC854B5087E7CAE734C16C16"/>
                </w:placeholder>
                <w:temporary/>
                <w:showingPlcHdr/>
                <w15:appearance w15:val="hidden"/>
              </w:sdtPr>
              <w:sdtEndPr/>
              <w:sdtContent>
                <w:r w:rsidR="00375B27">
                  <w:t>Saturday</w:t>
                </w:r>
              </w:sdtContent>
            </w:sdt>
          </w:p>
        </w:tc>
      </w:tr>
      <w:tr w:rsidR="00DA398C" w14:paraId="5908E9BF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831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1098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ABA9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D1B8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36A50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66995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16AD7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4</w:t>
            </w:r>
          </w:p>
        </w:tc>
      </w:tr>
      <w:tr w:rsidR="00DA398C" w14:paraId="63F6A44D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FC1D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03AA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9EF7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A00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4CC83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A55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FEA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A823B0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9FFE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B2A45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15B6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9B689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07427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8CB2A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ADB29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11</w:t>
            </w:r>
          </w:p>
        </w:tc>
      </w:tr>
      <w:tr w:rsidR="00DA398C" w14:paraId="1F7E8B20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6E0DE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1901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616B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C26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03B59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5A74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2E0B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1E934DE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C0F1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CC7FC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4E267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26A022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DA30B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A9EF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021B9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18</w:t>
            </w:r>
          </w:p>
        </w:tc>
      </w:tr>
      <w:tr w:rsidR="00DA398C" w14:paraId="0292FDDB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9DE7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BED6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25BA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78AE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D43B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F15D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ADA4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7159E2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2163D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03289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9F6CD1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1E4680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83554C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6C124F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074867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25</w:t>
            </w:r>
          </w:p>
        </w:tc>
      </w:tr>
      <w:tr w:rsidR="00DA398C" w14:paraId="373971CB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1EB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F125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4442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BCD8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C8BC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EC87A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1CD5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6D92A99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CF3DF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999BA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DB62B8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66E0EB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CF7A6D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88663" w14:textId="77777777" w:rsidR="00DA398C" w:rsidRDefault="00DA398C" w:rsidP="00DA398C">
            <w:pPr>
              <w:pStyle w:val="Dates"/>
              <w:rPr>
                <w:noProof/>
              </w:rPr>
            </w:pPr>
            <w:r w:rsidRPr="00FB0103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82E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E13F4" w14:paraId="63D1BE9A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43F02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61917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7499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6F165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B83A4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A0A49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D7E75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  <w:tr w:rsidR="00FE13F4" w14:paraId="5908D70D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8A1249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EC230E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9B431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529484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86830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1EA47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6594C3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</w:tr>
      <w:tr w:rsidR="00FE13F4" w14:paraId="16ABEC37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F023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75A2F1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8EE04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CFC9A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78AA7E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3189E7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42C8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</w:tbl>
    <w:p w14:paraId="5C91B8EB" w14:textId="77777777" w:rsidR="00EA415B" w:rsidRDefault="00AC6FBE">
      <w:pPr>
        <w:pStyle w:val="Quote"/>
      </w:pPr>
      <w:sdt>
        <w:sdtPr>
          <w:id w:val="31938234"/>
          <w:placeholder>
            <w:docPart w:val="F9D1E2913A2B42028F6A2C9CBB4E23E1"/>
          </w:placeholder>
          <w:temporary/>
          <w:showingPlcHdr/>
          <w15:appearance w15:val="hidden"/>
        </w:sdtPr>
        <w:sdtEndPr/>
        <w:sdtContent>
          <w:r w:rsidR="00375B27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D6FFF6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8043F6" w14:paraId="6093F5E8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CA56803" w14:textId="77777777" w:rsidR="008043F6" w:rsidRDefault="008043F6" w:rsidP="00F64F7E">
            <w:pPr>
              <w:pStyle w:val="Month"/>
            </w:pPr>
            <w:r>
              <w:lastRenderedPageBreak/>
              <w:t>February</w:t>
            </w:r>
          </w:p>
        </w:tc>
      </w:tr>
      <w:tr w:rsidR="008043F6" w14:paraId="6B3F7301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74DB5AD" w14:textId="77777777" w:rsidR="008043F6" w:rsidRDefault="00DA398C" w:rsidP="008043F6">
            <w:pPr>
              <w:pStyle w:val="Year"/>
            </w:pPr>
            <w:r>
              <w:t>2025</w:t>
            </w:r>
          </w:p>
        </w:tc>
      </w:tr>
      <w:tr w:rsidR="008043F6" w14:paraId="3A48DC64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C2BE04D" w14:textId="77777777" w:rsidR="008043F6" w:rsidRDefault="00AC6FBE" w:rsidP="00F64F7E">
            <w:pPr>
              <w:pStyle w:val="Subtitle"/>
            </w:pPr>
            <w:sdt>
              <w:sdtPr>
                <w:id w:val="-1717491768"/>
                <w:placeholder>
                  <w:docPart w:val="E0B41A6CF54D4BF084FE09ABC948EBF1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Subtitle</w:t>
                </w:r>
              </w:sdtContent>
            </w:sdt>
            <w:r w:rsidR="008043F6">
              <w:t xml:space="preserve"> </w:t>
            </w:r>
          </w:p>
        </w:tc>
      </w:tr>
      <w:tr w:rsidR="008043F6" w14:paraId="5FE51CBE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183BA9E5" w14:textId="77777777" w:rsidR="008043F6" w:rsidRPr="0078527C" w:rsidRDefault="008043F6" w:rsidP="00F64F7E"/>
        </w:tc>
        <w:tc>
          <w:tcPr>
            <w:tcW w:w="6300" w:type="dxa"/>
            <w:gridSpan w:val="5"/>
          </w:tcPr>
          <w:p w14:paraId="43F16732" w14:textId="77777777" w:rsidR="008043F6" w:rsidRPr="0078527C" w:rsidRDefault="008043F6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1F10BB10" w14:textId="77777777" w:rsidR="008043F6" w:rsidRDefault="008043F6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E5EBF16" wp14:editId="03D57E58">
                  <wp:extent cx="2135697" cy="1480921"/>
                  <wp:effectExtent l="152400" t="190500" r="245745" b="233680"/>
                  <wp:docPr id="1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F6" w14:paraId="546406B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38C8D3F" w14:textId="77777777" w:rsidR="008043F6" w:rsidRPr="0078527C" w:rsidRDefault="008043F6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2139D20" w14:textId="77777777" w:rsidR="008043F6" w:rsidRDefault="00AC6FBE" w:rsidP="00F64F7E">
            <w:pPr>
              <w:pStyle w:val="Title"/>
            </w:pPr>
            <w:sdt>
              <w:sdtPr>
                <w:id w:val="-2101018631"/>
                <w:placeholder>
                  <w:docPart w:val="E97A93766F1246A7ACB23A9888E2ECFC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3C08C2">
                  <w:rPr>
                    <w:b/>
                  </w:rPr>
                  <w:t>Title</w:t>
                </w:r>
              </w:sdtContent>
            </w:sdt>
          </w:p>
          <w:p w14:paraId="757FBC8C" w14:textId="77777777" w:rsidR="008043F6" w:rsidRPr="0078527C" w:rsidRDefault="00AC6FBE" w:rsidP="00F64F7E">
            <w:sdt>
              <w:sdtPr>
                <w:id w:val="1686550426"/>
                <w:placeholder>
                  <w:docPart w:val="C5F3BA04DDD54C67966992E7B97039E1"/>
                </w:placeholder>
                <w:temporary/>
                <w:showingPlcHdr/>
                <w15:appearance w15:val="hidden"/>
              </w:sdtPr>
              <w:sdtEndPr/>
              <w:sdtContent>
                <w:r w:rsidR="008043F6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07144AA" w14:textId="77777777" w:rsidR="008043F6" w:rsidRDefault="008043F6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8043F6" w14:paraId="6E32DE1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C61CBCF" w14:textId="77777777" w:rsidR="008043F6" w:rsidRDefault="00AC6FBE" w:rsidP="00F64F7E">
            <w:pPr>
              <w:pStyle w:val="Days"/>
            </w:pPr>
            <w:sdt>
              <w:sdtPr>
                <w:id w:val="111567639"/>
                <w:placeholder>
                  <w:docPart w:val="7F884D5F1E824717A9530AFEF3118EA3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D48250" w14:textId="77777777" w:rsidR="008043F6" w:rsidRDefault="00AC6FBE" w:rsidP="00F64F7E">
            <w:pPr>
              <w:pStyle w:val="Days"/>
            </w:pPr>
            <w:sdt>
              <w:sdtPr>
                <w:id w:val="-828284242"/>
                <w:placeholder>
                  <w:docPart w:val="8B335286036745858AFB93A1BC510E30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9982727" w14:textId="77777777" w:rsidR="008043F6" w:rsidRDefault="00AC6FBE" w:rsidP="00F64F7E">
            <w:pPr>
              <w:pStyle w:val="Days"/>
            </w:pPr>
            <w:sdt>
              <w:sdtPr>
                <w:id w:val="228199253"/>
                <w:placeholder>
                  <w:docPart w:val="1621A981239B40B99C5E68CB42350220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22F92F" w14:textId="77777777" w:rsidR="008043F6" w:rsidRDefault="00AC6FBE" w:rsidP="00F64F7E">
            <w:pPr>
              <w:pStyle w:val="Days"/>
            </w:pPr>
            <w:sdt>
              <w:sdtPr>
                <w:id w:val="-88703477"/>
                <w:placeholder>
                  <w:docPart w:val="4FD367F3E52B4D04BF77E42A9170A1AE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1BE36C6" w14:textId="77777777" w:rsidR="008043F6" w:rsidRDefault="00AC6FBE" w:rsidP="00F64F7E">
            <w:pPr>
              <w:pStyle w:val="Days"/>
            </w:pPr>
            <w:sdt>
              <w:sdtPr>
                <w:id w:val="-948245192"/>
                <w:placeholder>
                  <w:docPart w:val="3060A32A196546FCB441D0D89FB6A727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9481455" w14:textId="77777777" w:rsidR="008043F6" w:rsidRDefault="00AC6FBE" w:rsidP="00F64F7E">
            <w:pPr>
              <w:pStyle w:val="Days"/>
            </w:pPr>
            <w:sdt>
              <w:sdtPr>
                <w:id w:val="-276641909"/>
                <w:placeholder>
                  <w:docPart w:val="0723F7FB7D234B4AA903A9364288C86A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D40E8E0" w14:textId="77777777" w:rsidR="008043F6" w:rsidRDefault="00AC6FBE" w:rsidP="00F64F7E">
            <w:pPr>
              <w:pStyle w:val="Days"/>
            </w:pPr>
            <w:sdt>
              <w:sdtPr>
                <w:id w:val="1949811735"/>
                <w:placeholder>
                  <w:docPart w:val="FC83BBDCF1A6460BA6680A1FECC71153"/>
                </w:placeholder>
                <w:temporary/>
                <w:showingPlcHdr/>
                <w15:appearance w15:val="hidden"/>
              </w:sdtPr>
              <w:sdtEndPr/>
              <w:sdtContent>
                <w:r w:rsidR="008043F6">
                  <w:t>Saturday</w:t>
                </w:r>
              </w:sdtContent>
            </w:sdt>
          </w:p>
        </w:tc>
      </w:tr>
      <w:tr w:rsidR="00DA398C" w14:paraId="3D3A723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E4CC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357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4F31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27B0E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BAA8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E77F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0DD6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</w:t>
            </w:r>
          </w:p>
        </w:tc>
      </w:tr>
      <w:tr w:rsidR="00DA398C" w14:paraId="41F9EB6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3B771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3F3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ABF9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282D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82CF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FF1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C02F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14E2C3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C7F93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0EBC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51221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963B3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6AFC9B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9ACA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11AE07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8</w:t>
            </w:r>
          </w:p>
        </w:tc>
      </w:tr>
      <w:tr w:rsidR="00DA398C" w14:paraId="18C0B56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0231F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476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8C74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566B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6958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7CE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646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89778F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BE8F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26111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69AD3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27E4D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3B4C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B9E1A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12641C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15</w:t>
            </w:r>
          </w:p>
        </w:tc>
      </w:tr>
      <w:tr w:rsidR="00DA398C" w14:paraId="5D2298F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0859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65E3D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1C7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30C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1113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ACB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FEA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D25B8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53F875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6F4C1D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C7C370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15D6E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A1236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E985DF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1973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22</w:t>
            </w:r>
          </w:p>
        </w:tc>
      </w:tr>
      <w:tr w:rsidR="00DA398C" w14:paraId="16F05F1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E99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131C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980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FC7C2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334D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29E6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8C1A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B89EB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7BD888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2EAC94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9F7511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5AFC12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511C9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81E4A" w14:textId="77777777" w:rsidR="00DA398C" w:rsidRDefault="00DA398C" w:rsidP="00DA398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7EE7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8043F6" w14:paraId="3A5A5C5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2346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1C30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42C2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7DAB3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DD31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380B1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0E8D9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38774F1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94DC2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CDC11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7681A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58B0C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824BE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A60088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6F3CA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4CE0D77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22704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398FAF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A022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41098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18445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02501D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C83D3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</w:tbl>
    <w:p w14:paraId="68B6FFDE" w14:textId="77777777" w:rsidR="001A74D2" w:rsidRDefault="00AC6FBE" w:rsidP="001A74D2">
      <w:pPr>
        <w:pStyle w:val="Quote"/>
      </w:pPr>
      <w:sdt>
        <w:sdtPr>
          <w:id w:val="1999844932"/>
          <w:placeholder>
            <w:docPart w:val="64508A6D956144B6A7A25007922D514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4F82C95B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547C2F89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7737C80" w14:textId="77777777" w:rsidR="00137D21" w:rsidRDefault="00137D21" w:rsidP="00F64F7E">
            <w:pPr>
              <w:pStyle w:val="Month"/>
            </w:pPr>
            <w:r>
              <w:lastRenderedPageBreak/>
              <w:t>March</w:t>
            </w:r>
          </w:p>
        </w:tc>
      </w:tr>
      <w:tr w:rsidR="00137D21" w14:paraId="0405E67F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B389055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4A414DA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16852E7" w14:textId="77777777" w:rsidR="00137D21" w:rsidRDefault="00AC6FBE" w:rsidP="00F64F7E">
            <w:pPr>
              <w:pStyle w:val="Subtitle"/>
            </w:pPr>
            <w:sdt>
              <w:sdtPr>
                <w:id w:val="1430164554"/>
                <w:placeholder>
                  <w:docPart w:val="F70709CCE30B4BD387577C3A1DBFC85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6ECE702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64D8CBC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81CEC8D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8ABB868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05CB728" wp14:editId="6FEB546B">
                  <wp:extent cx="2135697" cy="1480921"/>
                  <wp:effectExtent l="152400" t="190500" r="245745" b="233680"/>
                  <wp:docPr id="14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11E880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0B18A79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619F2A3" w14:textId="77777777" w:rsidR="00137D21" w:rsidRDefault="00AC6FBE" w:rsidP="00F64F7E">
            <w:pPr>
              <w:pStyle w:val="Title"/>
            </w:pPr>
            <w:sdt>
              <w:sdtPr>
                <w:id w:val="1078558982"/>
                <w:placeholder>
                  <w:docPart w:val="1F6D4C2BC67749F58988C4475BE0106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1C7E3747" w14:textId="77777777" w:rsidR="00137D21" w:rsidRPr="0078527C" w:rsidRDefault="00AC6FBE" w:rsidP="00F64F7E">
            <w:sdt>
              <w:sdtPr>
                <w:id w:val="505415428"/>
                <w:placeholder>
                  <w:docPart w:val="366D02867865480D9694C142B30DB0F8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11B587D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014F360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B546AFA" w14:textId="77777777" w:rsidR="00137D21" w:rsidRDefault="00AC6FBE" w:rsidP="00F64F7E">
            <w:pPr>
              <w:pStyle w:val="Days"/>
            </w:pPr>
            <w:sdt>
              <w:sdtPr>
                <w:id w:val="1989196628"/>
                <w:placeholder>
                  <w:docPart w:val="3B7CDCCD83DF46229540E98966AD48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98BFC7" w14:textId="77777777" w:rsidR="00137D21" w:rsidRDefault="00AC6FBE" w:rsidP="00F64F7E">
            <w:pPr>
              <w:pStyle w:val="Days"/>
            </w:pPr>
            <w:sdt>
              <w:sdtPr>
                <w:id w:val="-511295142"/>
                <w:placeholder>
                  <w:docPart w:val="F379B38229CF49F593C7E29D2DF6787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021B29" w14:textId="77777777" w:rsidR="00137D21" w:rsidRDefault="00AC6FBE" w:rsidP="00F64F7E">
            <w:pPr>
              <w:pStyle w:val="Days"/>
            </w:pPr>
            <w:sdt>
              <w:sdtPr>
                <w:id w:val="2031840394"/>
                <w:placeholder>
                  <w:docPart w:val="EA5E8149C6C044E8AE249BB2CE202B7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ED8B83B" w14:textId="77777777" w:rsidR="00137D21" w:rsidRDefault="00AC6FBE" w:rsidP="00F64F7E">
            <w:pPr>
              <w:pStyle w:val="Days"/>
            </w:pPr>
            <w:sdt>
              <w:sdtPr>
                <w:id w:val="1449742540"/>
                <w:placeholder>
                  <w:docPart w:val="BF6C0F29F0EB4E0E934FA5B76879A5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B207C15" w14:textId="77777777" w:rsidR="00137D21" w:rsidRDefault="00AC6FBE" w:rsidP="00F64F7E">
            <w:pPr>
              <w:pStyle w:val="Days"/>
            </w:pPr>
            <w:sdt>
              <w:sdtPr>
                <w:id w:val="-389425388"/>
                <w:placeholder>
                  <w:docPart w:val="8F169282515F4DBAAE2986A1C54C167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452ADD" w14:textId="77777777" w:rsidR="00137D21" w:rsidRDefault="00AC6FBE" w:rsidP="00F64F7E">
            <w:pPr>
              <w:pStyle w:val="Days"/>
            </w:pPr>
            <w:sdt>
              <w:sdtPr>
                <w:id w:val="2133508668"/>
                <w:placeholder>
                  <w:docPart w:val="3EB1AF849D254ECC82CD5041DFF6D46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8A363A" w14:textId="77777777" w:rsidR="00137D21" w:rsidRDefault="00AC6FBE" w:rsidP="00F64F7E">
            <w:pPr>
              <w:pStyle w:val="Days"/>
            </w:pPr>
            <w:sdt>
              <w:sdtPr>
                <w:id w:val="-438991813"/>
                <w:placeholder>
                  <w:docPart w:val="1AF02AC269FA4792AD03DDED4754293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0163D45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84D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ED3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71C2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4E1A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4CA56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7306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646B8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</w:t>
            </w:r>
          </w:p>
        </w:tc>
      </w:tr>
      <w:tr w:rsidR="00DA398C" w14:paraId="3CDDE74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D4E83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DE4A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DFA3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896A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F69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3105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AA43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58017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FDB78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5924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8788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B5376D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C1CA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3F42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A72E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8</w:t>
            </w:r>
          </w:p>
        </w:tc>
      </w:tr>
      <w:tr w:rsidR="00DA398C" w14:paraId="3DA03AE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3DB0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AA64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D83F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635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5D06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905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328C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8C52CD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FF827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3CAF9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296C6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3093D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A58D6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2F906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C2946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15</w:t>
            </w:r>
          </w:p>
        </w:tc>
      </w:tr>
      <w:tr w:rsidR="00DA398C" w14:paraId="2735F72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55BE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7238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D78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589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93C6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20C47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1F20B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417835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574645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2F9A4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3DC3FA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93F3CF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FD299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03939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103D96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22</w:t>
            </w:r>
          </w:p>
        </w:tc>
      </w:tr>
      <w:tr w:rsidR="00DA398C" w14:paraId="6D27FE9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5ED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39CCD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75267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5221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E0513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9861E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F0BA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E6DA2B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5E4F1B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0D8277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53104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A38592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482AD3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FB30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2D260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29</w:t>
            </w:r>
          </w:p>
        </w:tc>
      </w:tr>
      <w:tr w:rsidR="00DA398C" w14:paraId="4BFD4AE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08FB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B300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86A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99DF5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18A6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3DC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FA14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358AA0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F4381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3D7F8E" w14:textId="77777777" w:rsidR="00DA398C" w:rsidRDefault="00DA398C" w:rsidP="00DA398C">
            <w:pPr>
              <w:pStyle w:val="Dates"/>
              <w:rPr>
                <w:noProof/>
              </w:rPr>
            </w:pPr>
            <w:r w:rsidRPr="00147D1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366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96802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BFC7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54E66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77E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7A413C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FB75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AA6F6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80D5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9CBE1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34768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B3150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A38D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1276B528" w14:textId="43CF1A58" w:rsidR="00D81D6E" w:rsidRDefault="00D81D6E" w:rsidP="001A74D2">
      <w:pPr>
        <w:pStyle w:val="Quote"/>
      </w:pPr>
    </w:p>
    <w:p w14:paraId="2C98B568" w14:textId="2854445B" w:rsidR="001A74D2" w:rsidRDefault="001A74D2" w:rsidP="001A74D2">
      <w:pPr>
        <w:pStyle w:val="Quote"/>
      </w:pPr>
    </w:p>
    <w:p w14:paraId="5B6B3E5E" w14:textId="77777777" w:rsidR="00D81D6E" w:rsidRDefault="00D81D6E" w:rsidP="001A74D2">
      <w:pPr>
        <w:pStyle w:val="Quote"/>
      </w:pPr>
    </w:p>
    <w:p w14:paraId="195663EE" w14:textId="77777777" w:rsidR="00D81D6E" w:rsidRDefault="00D81D6E" w:rsidP="001A74D2">
      <w:pPr>
        <w:pStyle w:val="Quote"/>
      </w:pPr>
    </w:p>
    <w:p w14:paraId="33390453" w14:textId="77777777" w:rsidR="00D81D6E" w:rsidRDefault="00D81D6E" w:rsidP="001A74D2">
      <w:pPr>
        <w:pStyle w:val="Quote"/>
      </w:pPr>
    </w:p>
    <w:p w14:paraId="7F5B11AB" w14:textId="77777777" w:rsidR="00D81D6E" w:rsidRDefault="00D81D6E" w:rsidP="001A74D2">
      <w:pPr>
        <w:pStyle w:val="Quote"/>
      </w:pPr>
    </w:p>
    <w:p w14:paraId="1A7C1718" w14:textId="77777777" w:rsidR="00D81D6E" w:rsidRDefault="00D81D6E" w:rsidP="001A74D2">
      <w:pPr>
        <w:pStyle w:val="Quote"/>
      </w:pPr>
    </w:p>
    <w:p w14:paraId="79741C0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4917" w:type="pct"/>
        <w:tblLook w:val="0600" w:firstRow="0" w:lastRow="0" w:firstColumn="0" w:lastColumn="0" w:noHBand="1" w:noVBand="1"/>
        <w:tblCaption w:val="Layout table"/>
      </w:tblPr>
      <w:tblGrid>
        <w:gridCol w:w="270"/>
        <w:gridCol w:w="1171"/>
        <w:gridCol w:w="1439"/>
        <w:gridCol w:w="1435"/>
        <w:gridCol w:w="1473"/>
        <w:gridCol w:w="341"/>
        <w:gridCol w:w="1104"/>
        <w:gridCol w:w="1686"/>
        <w:gridCol w:w="1702"/>
      </w:tblGrid>
      <w:tr w:rsidR="00137D21" w14:paraId="65F15CDB" w14:textId="77777777" w:rsidTr="00D81D6E">
        <w:tc>
          <w:tcPr>
            <w:tcW w:w="10620" w:type="dxa"/>
            <w:gridSpan w:val="9"/>
            <w:shd w:val="clear" w:color="auto" w:fill="495E00" w:themeFill="accent1" w:themeFillShade="80"/>
          </w:tcPr>
          <w:p w14:paraId="766398FF" w14:textId="77777777" w:rsidR="00137D21" w:rsidRPr="00294574" w:rsidRDefault="00137D21" w:rsidP="00F64F7E">
            <w:pPr>
              <w:pStyle w:val="Month"/>
              <w:rPr>
                <w:rFonts w:ascii="Algerian" w:hAnsi="Algerian"/>
                <w:sz w:val="144"/>
                <w:szCs w:val="144"/>
              </w:rPr>
            </w:pPr>
            <w:r w:rsidRPr="00294574">
              <w:rPr>
                <w:rFonts w:ascii="Algerian" w:hAnsi="Algerian"/>
                <w:sz w:val="144"/>
                <w:szCs w:val="144"/>
              </w:rPr>
              <w:lastRenderedPageBreak/>
              <w:t>April</w:t>
            </w:r>
          </w:p>
        </w:tc>
      </w:tr>
      <w:tr w:rsidR="00137D21" w14:paraId="22A1E8CC" w14:textId="77777777" w:rsidTr="00D81D6E">
        <w:tc>
          <w:tcPr>
            <w:tcW w:w="1062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7841EE3" w14:textId="77777777" w:rsidR="00137D21" w:rsidRPr="00294574" w:rsidRDefault="00DA398C" w:rsidP="00F64F7E">
            <w:pPr>
              <w:pStyle w:val="Year"/>
              <w:rPr>
                <w:rFonts w:ascii="Algerian" w:hAnsi="Algerian"/>
              </w:rPr>
            </w:pPr>
            <w:r w:rsidRPr="00294574">
              <w:rPr>
                <w:rFonts w:ascii="Algerian" w:hAnsi="Algerian"/>
              </w:rPr>
              <w:t>2025</w:t>
            </w:r>
          </w:p>
        </w:tc>
      </w:tr>
      <w:tr w:rsidR="00137D21" w14:paraId="38F0749C" w14:textId="77777777" w:rsidTr="00D81D6E">
        <w:tc>
          <w:tcPr>
            <w:tcW w:w="1062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86C972D" w14:textId="7B89C4B1" w:rsidR="00137D21" w:rsidRPr="00294574" w:rsidRDefault="00294574" w:rsidP="00F64F7E">
            <w:pPr>
              <w:pStyle w:val="Subtitle"/>
              <w:rPr>
                <w:rFonts w:ascii="Algerian" w:hAnsi="Algerian"/>
                <w:sz w:val="48"/>
                <w:szCs w:val="48"/>
              </w:rPr>
            </w:pPr>
            <w:r w:rsidRPr="00294574">
              <w:rPr>
                <w:rFonts w:ascii="Algerian" w:hAnsi="Algerian"/>
                <w:sz w:val="48"/>
                <w:szCs w:val="48"/>
              </w:rPr>
              <w:t>BRIDGECARE PHARMACEUTICALS LIMITED</w:t>
            </w:r>
          </w:p>
        </w:tc>
      </w:tr>
      <w:tr w:rsidR="00137D21" w14:paraId="56EAA4E5" w14:textId="77777777" w:rsidTr="00D81D6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BB667A6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1FB3497C" w14:textId="77777777" w:rsidR="00137D21" w:rsidRPr="0078527C" w:rsidRDefault="00137D21" w:rsidP="00F64F7E"/>
        </w:tc>
        <w:tc>
          <w:tcPr>
            <w:tcW w:w="4050" w:type="dxa"/>
            <w:gridSpan w:val="3"/>
            <w:vMerge w:val="restart"/>
            <w:vAlign w:val="center"/>
          </w:tcPr>
          <w:p w14:paraId="3C16EF64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2127360" wp14:editId="08E0EFF0">
                  <wp:extent cx="2135697" cy="1480921"/>
                  <wp:effectExtent l="152400" t="190500" r="245745" b="233680"/>
                  <wp:docPr id="15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3BDB871" w14:textId="77777777" w:rsidTr="00D81D6E">
        <w:tblPrEx>
          <w:tblLook w:val="04A0" w:firstRow="1" w:lastRow="0" w:firstColumn="1" w:lastColumn="0" w:noHBand="0" w:noVBand="1"/>
        </w:tblPrEx>
        <w:trPr>
          <w:trHeight w:val="2682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2C4CFA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35F8ADE" w14:textId="77777777" w:rsidR="00137D21" w:rsidRDefault="00AC6FBE" w:rsidP="00F64F7E">
            <w:pPr>
              <w:pStyle w:val="Title"/>
            </w:pPr>
            <w:sdt>
              <w:sdtPr>
                <w:id w:val="-1677562893"/>
                <w:placeholder>
                  <w:docPart w:val="CFC8391C639E4DDF8276E931F54EDC51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294574">
                  <w:rPr>
                    <w:rFonts w:ascii="Algerian" w:hAnsi="Algerian"/>
                    <w:b/>
                    <w:sz w:val="44"/>
                    <w:szCs w:val="44"/>
                  </w:rPr>
                  <w:t>Title</w:t>
                </w:r>
              </w:sdtContent>
            </w:sdt>
          </w:p>
          <w:p w14:paraId="135F45E3" w14:textId="2F095D18" w:rsidR="00137D21" w:rsidRPr="00294574" w:rsidRDefault="00294574" w:rsidP="00F64F7E">
            <w:pP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</w:pP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A Month filled with great opportunities, from the East, West, North and South,</w:t>
            </w:r>
            <w: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Bridge</w:t>
            </w:r>
            <w:r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C</w:t>
            </w:r>
            <w:r w:rsidRPr="00294574">
              <w:rPr>
                <w:rFonts w:ascii="Bahnschrift Light SemiCondensed" w:hAnsi="Bahnschrift Light SemiCondensed"/>
                <w:b/>
                <w:bCs/>
                <w:i/>
                <w:iCs/>
                <w:sz w:val="28"/>
                <w:szCs w:val="28"/>
              </w:rPr>
              <w:t>are Pharmaceuticals Limited is making itself known in the name of Jesus… Amen.</w:t>
            </w:r>
          </w:p>
        </w:tc>
        <w:tc>
          <w:tcPr>
            <w:tcW w:w="405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908DAC6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603F63CD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059B113" w14:textId="77777777" w:rsidR="00137D21" w:rsidRDefault="00AC6FBE" w:rsidP="00F64F7E">
            <w:pPr>
              <w:pStyle w:val="Days"/>
            </w:pPr>
            <w:sdt>
              <w:sdtPr>
                <w:id w:val="1286074141"/>
                <w:placeholder>
                  <w:docPart w:val="4CB1CEC92BC24A7091BE5B6150D74D5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BEB00A5" w14:textId="77777777" w:rsidR="00137D21" w:rsidRDefault="00AC6FBE" w:rsidP="00F64F7E">
            <w:pPr>
              <w:pStyle w:val="Days"/>
            </w:pPr>
            <w:sdt>
              <w:sdtPr>
                <w:id w:val="-1500032454"/>
                <w:placeholder>
                  <w:docPart w:val="FA87CB37DD0D4191BDFFD70E60C115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1846C25" w14:textId="77777777" w:rsidR="00137D21" w:rsidRDefault="00AC6FBE" w:rsidP="00F64F7E">
            <w:pPr>
              <w:pStyle w:val="Days"/>
            </w:pPr>
            <w:sdt>
              <w:sdtPr>
                <w:id w:val="-730308853"/>
                <w:placeholder>
                  <w:docPart w:val="BCAC571764964A70ABF7EEAC95BA9C8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3595BD" w14:textId="77777777" w:rsidR="00137D21" w:rsidRDefault="00AC6FBE" w:rsidP="00F64F7E">
            <w:pPr>
              <w:pStyle w:val="Days"/>
            </w:pPr>
            <w:sdt>
              <w:sdtPr>
                <w:id w:val="1931238389"/>
                <w:placeholder>
                  <w:docPart w:val="3173DFE5A2964F83BC60689509EEAD88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2BE6CBE" w14:textId="77777777" w:rsidR="00137D21" w:rsidRDefault="00AC6FBE" w:rsidP="00F64F7E">
            <w:pPr>
              <w:pStyle w:val="Days"/>
            </w:pPr>
            <w:sdt>
              <w:sdtPr>
                <w:id w:val="379600000"/>
                <w:placeholder>
                  <w:docPart w:val="5FD7E0962B2949FD85B7D59770F2EFA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5EA33E" w14:textId="77777777" w:rsidR="00137D21" w:rsidRDefault="00AC6FBE" w:rsidP="00F64F7E">
            <w:pPr>
              <w:pStyle w:val="Days"/>
            </w:pPr>
            <w:sdt>
              <w:sdtPr>
                <w:id w:val="1491983701"/>
                <w:placeholder>
                  <w:docPart w:val="FB7F368F3B6846B48866D82B83A921C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A962C8" w14:textId="77777777" w:rsidR="00137D21" w:rsidRDefault="00AC6FBE" w:rsidP="00F64F7E">
            <w:pPr>
              <w:pStyle w:val="Days"/>
            </w:pPr>
            <w:sdt>
              <w:sdtPr>
                <w:id w:val="2026594841"/>
                <w:placeholder>
                  <w:docPart w:val="2F1757323D7E447997D2AD583D36AB1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3F34B48B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E4A4C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9384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63AA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44447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02C35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0C0F0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4</w:t>
            </w: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A8A0F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5</w:t>
            </w:r>
          </w:p>
        </w:tc>
      </w:tr>
      <w:tr w:rsidR="00DA398C" w14:paraId="1942C8E0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FF1F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7A67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DCB87F" w14:textId="17CF85EA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Eid-El-Fitr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9ECC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0BFE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24675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9D22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4CB037E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20EA7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CF3D0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64398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00255F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A676D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2AF5D2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11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2544BE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12</w:t>
            </w:r>
          </w:p>
        </w:tc>
      </w:tr>
      <w:tr w:rsidR="00DA398C" w14:paraId="2D052883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51C3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07C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3DEC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B1F88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97D8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657C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748A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0D100A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EFF53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E3D3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9EDD0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91B63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88566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F2419E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18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C20A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19</w:t>
            </w:r>
          </w:p>
        </w:tc>
      </w:tr>
      <w:tr w:rsidR="00DA398C" w14:paraId="1CDEAB61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D2F2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774E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6E19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D862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42C9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3A12FD" w14:textId="2FA0E074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4"/>
                <w:szCs w:val="24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4"/>
                <w:szCs w:val="24"/>
              </w:rPr>
              <w:t>Good Friday</w:t>
            </w: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F750AD" w14:textId="7ADBE080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Holy Saturday</w:t>
            </w:r>
          </w:p>
        </w:tc>
      </w:tr>
      <w:tr w:rsidR="00DA398C" w14:paraId="0CC5721F" w14:textId="77777777" w:rsidTr="00D81D6E">
        <w:tblPrEx>
          <w:tblLook w:val="04A0" w:firstRow="1" w:lastRow="0" w:firstColumn="1" w:lastColumn="0" w:noHBand="0" w:noVBand="1"/>
        </w:tblPrEx>
        <w:trPr>
          <w:trHeight w:val="65"/>
        </w:trPr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617A5D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9FF843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03D7D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7C211C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EE605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9B262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25</w:t>
            </w: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13AC4B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26</w:t>
            </w:r>
          </w:p>
        </w:tc>
      </w:tr>
      <w:tr w:rsidR="00DA398C" w14:paraId="1761DE38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B7BD92" w14:textId="01091379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2"/>
                <w:szCs w:val="22"/>
              </w:rPr>
              <w:t>Easter Sunday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04741" w14:textId="3913B464" w:rsidR="00DA398C" w:rsidRPr="00D81D6E" w:rsidRDefault="00D81D6E" w:rsidP="00DA398C">
            <w:pPr>
              <w:pStyle w:val="Dates"/>
              <w:rPr>
                <w:rFonts w:ascii="Aptos Narrow" w:hAnsi="Aptos Narrow"/>
                <w:b/>
                <w:bCs/>
                <w:noProof/>
                <w:sz w:val="20"/>
                <w:szCs w:val="20"/>
              </w:rPr>
            </w:pPr>
            <w:r w:rsidRPr="00D81D6E">
              <w:rPr>
                <w:rFonts w:ascii="Aptos Narrow" w:hAnsi="Aptos Narrow"/>
                <w:b/>
                <w:bCs/>
                <w:noProof/>
                <w:sz w:val="20"/>
                <w:szCs w:val="20"/>
              </w:rPr>
              <w:t>Easter Monday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A71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1D13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A49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6401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97D2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80119F1" w14:textId="77777777" w:rsidTr="00D81D6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96C551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1C6607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2FDD4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054FA" w14:textId="77777777" w:rsidR="00DA398C" w:rsidRDefault="00DA398C" w:rsidP="00DA398C">
            <w:pPr>
              <w:pStyle w:val="Dates"/>
              <w:rPr>
                <w:noProof/>
              </w:rPr>
            </w:pPr>
            <w:r w:rsidRPr="00DA09B8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D8E60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E0B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FB413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5C9D3C62" w14:textId="77777777" w:rsidTr="00D81D6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4D194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F93C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64409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0E7C6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C85BC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76D17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4F989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4E30A9A" w14:textId="77777777" w:rsidTr="00D81D6E">
        <w:tblPrEx>
          <w:tblLook w:val="04A0" w:firstRow="1" w:lastRow="0" w:firstColumn="1" w:lastColumn="0" w:noHBand="0" w:noVBand="1"/>
        </w:tblPrEx>
        <w:trPr>
          <w:trHeight w:val="65"/>
        </w:trPr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22548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2234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018E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286C6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D26E8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E6E7B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552E6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65507882" w14:textId="77777777" w:rsidTr="00D81D6E">
        <w:tblPrEx>
          <w:tblLook w:val="04A0" w:firstRow="1" w:lastRow="0" w:firstColumn="1" w:lastColumn="0" w:noHBand="0" w:noVBand="1"/>
        </w:tblPrEx>
        <w:trPr>
          <w:trHeight w:hRule="exact" w:val="80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A8B4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5E6B7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4D053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CF465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B16A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30FFB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36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CE599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B2BEDF7" w14:textId="21F61FB5" w:rsidR="001A74D2" w:rsidRDefault="001A74D2" w:rsidP="001A74D2">
      <w:pPr>
        <w:pStyle w:val="Quote"/>
      </w:pPr>
    </w:p>
    <w:p w14:paraId="46C0430E" w14:textId="560EAD8D" w:rsidR="00D81D6E" w:rsidRDefault="00D81D6E" w:rsidP="001A74D2">
      <w:pPr>
        <w:pStyle w:val="Quote"/>
      </w:pPr>
      <w:r>
        <w:t>p</w:t>
      </w:r>
    </w:p>
    <w:p w14:paraId="2506C2FA" w14:textId="77777777" w:rsidR="00D81D6E" w:rsidRDefault="00D81D6E" w:rsidP="001A74D2">
      <w:pPr>
        <w:pStyle w:val="Quote"/>
      </w:pPr>
    </w:p>
    <w:p w14:paraId="39DBD750" w14:textId="77777777" w:rsidR="001A74D2" w:rsidRDefault="001A74D2">
      <w:pPr>
        <w:pStyle w:val="Quote"/>
      </w:pPr>
    </w:p>
    <w:p w14:paraId="3F54F54C" w14:textId="77777777" w:rsidR="00D81D6E" w:rsidRDefault="00D81D6E">
      <w:pPr>
        <w:pStyle w:val="Quote"/>
        <w:sectPr w:rsidR="00D81D6E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7D4E75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95332E9" w14:textId="77777777" w:rsidR="00137D21" w:rsidRDefault="00137D21" w:rsidP="00F64F7E">
            <w:pPr>
              <w:pStyle w:val="Month"/>
            </w:pPr>
            <w:r>
              <w:lastRenderedPageBreak/>
              <w:t>May</w:t>
            </w:r>
          </w:p>
        </w:tc>
      </w:tr>
      <w:tr w:rsidR="00137D21" w14:paraId="5E780C9E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DBCC901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28EEF9E1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E8900C2" w14:textId="77777777" w:rsidR="00137D21" w:rsidRDefault="00AC6FBE" w:rsidP="00F64F7E">
            <w:pPr>
              <w:pStyle w:val="Subtitle"/>
            </w:pPr>
            <w:sdt>
              <w:sdtPr>
                <w:id w:val="-51767134"/>
                <w:placeholder>
                  <w:docPart w:val="15F8795234194288A267EA698488736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6D5D95C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2F4F9B0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B1BC3AF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32ED609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861774C" wp14:editId="0E2A5F6D">
                  <wp:extent cx="2135697" cy="1480921"/>
                  <wp:effectExtent l="152400" t="190500" r="245745" b="233680"/>
                  <wp:docPr id="16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4E3E296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50059D6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9836885" w14:textId="77777777" w:rsidR="00137D21" w:rsidRDefault="00AC6FBE" w:rsidP="00F64F7E">
            <w:pPr>
              <w:pStyle w:val="Title"/>
            </w:pPr>
            <w:sdt>
              <w:sdtPr>
                <w:id w:val="1323622149"/>
                <w:placeholder>
                  <w:docPart w:val="10BC10C9E2DB4ABAB43A7E36A96B9FEA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14D80DF" w14:textId="77777777" w:rsidR="00137D21" w:rsidRPr="0078527C" w:rsidRDefault="00AC6FBE" w:rsidP="00F64F7E">
            <w:sdt>
              <w:sdtPr>
                <w:id w:val="1048027866"/>
                <w:placeholder>
                  <w:docPart w:val="FCC46D1ABE6D4CCAAC4426A69D697C95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0555BA97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084B8F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786304" w14:textId="77777777" w:rsidR="00137D21" w:rsidRDefault="00AC6FBE" w:rsidP="00F64F7E">
            <w:pPr>
              <w:pStyle w:val="Days"/>
            </w:pPr>
            <w:sdt>
              <w:sdtPr>
                <w:id w:val="-304854936"/>
                <w:placeholder>
                  <w:docPart w:val="AE3BFD0222D1446887A2C948B6B2FEB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7B7815" w14:textId="77777777" w:rsidR="00137D21" w:rsidRDefault="00AC6FBE" w:rsidP="00F64F7E">
            <w:pPr>
              <w:pStyle w:val="Days"/>
            </w:pPr>
            <w:sdt>
              <w:sdtPr>
                <w:id w:val="535324292"/>
                <w:placeholder>
                  <w:docPart w:val="329EC3FED63E47E09B290C1F331E05E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9BA7932" w14:textId="77777777" w:rsidR="00137D21" w:rsidRDefault="00AC6FBE" w:rsidP="00F64F7E">
            <w:pPr>
              <w:pStyle w:val="Days"/>
            </w:pPr>
            <w:sdt>
              <w:sdtPr>
                <w:id w:val="464715793"/>
                <w:placeholder>
                  <w:docPart w:val="FB30EA50B5634E8BB221AD09A86CD97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1C85C84" w14:textId="77777777" w:rsidR="00137D21" w:rsidRDefault="00AC6FBE" w:rsidP="00F64F7E">
            <w:pPr>
              <w:pStyle w:val="Days"/>
            </w:pPr>
            <w:sdt>
              <w:sdtPr>
                <w:id w:val="-831071328"/>
                <w:placeholder>
                  <w:docPart w:val="D5C41B9577B84FF4877A94BB996DF9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91F643" w14:textId="77777777" w:rsidR="00137D21" w:rsidRDefault="00AC6FBE" w:rsidP="00F64F7E">
            <w:pPr>
              <w:pStyle w:val="Days"/>
            </w:pPr>
            <w:sdt>
              <w:sdtPr>
                <w:id w:val="-200554392"/>
                <w:placeholder>
                  <w:docPart w:val="9A451165E62D4F028B88E83D718A9F8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A15F06" w14:textId="77777777" w:rsidR="00137D21" w:rsidRDefault="00AC6FBE" w:rsidP="00F64F7E">
            <w:pPr>
              <w:pStyle w:val="Days"/>
            </w:pPr>
            <w:sdt>
              <w:sdtPr>
                <w:id w:val="-1842148974"/>
                <w:placeholder>
                  <w:docPart w:val="922BE22841464A378009E58D1B4462D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C75E97" w14:textId="77777777" w:rsidR="00137D21" w:rsidRDefault="00AC6FBE" w:rsidP="00F64F7E">
            <w:pPr>
              <w:pStyle w:val="Days"/>
            </w:pPr>
            <w:sdt>
              <w:sdtPr>
                <w:id w:val="1619325647"/>
                <w:placeholder>
                  <w:docPart w:val="C61E249C5EBA4ECAAD957EC2132E7E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20A347F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B8F48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8907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E43A8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A66BA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7D470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1BA5F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A282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</w:t>
            </w:r>
          </w:p>
        </w:tc>
      </w:tr>
      <w:tr w:rsidR="00DA398C" w14:paraId="49D7C5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0BD8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7782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C733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09F2F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ABD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02EF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9E31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1588C1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D1D1F7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70F70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C0A80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FAACA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BF08B2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D4FB6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A7B1B1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10</w:t>
            </w:r>
          </w:p>
        </w:tc>
      </w:tr>
      <w:tr w:rsidR="00DA398C" w14:paraId="7E622B3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0368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D7A8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293E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D0235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E96D9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1E2C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A39A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35A35E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2101C0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CE6B5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3BA44A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A925C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6DA75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99F3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1E601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17</w:t>
            </w:r>
          </w:p>
        </w:tc>
      </w:tr>
      <w:tr w:rsidR="00DA398C" w14:paraId="3892CEF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D241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1DEA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717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0B3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D559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D89CD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057CD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4E2ED9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AE6E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18C11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B5ABAF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8483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47588B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1CC248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5632A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24</w:t>
            </w:r>
          </w:p>
        </w:tc>
      </w:tr>
      <w:tr w:rsidR="00DA398C" w14:paraId="6227D57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C286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BE818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7C96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AF20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550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8C3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5189F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2A0F62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357AFE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BC3BA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9B6F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FDAD4D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EE2EF4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8C012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55669" w14:textId="77777777" w:rsidR="00DA398C" w:rsidRDefault="00DA398C" w:rsidP="00DA398C">
            <w:pPr>
              <w:pStyle w:val="Dates"/>
              <w:rPr>
                <w:noProof/>
              </w:rPr>
            </w:pPr>
            <w:r w:rsidRPr="00E11AF8">
              <w:t>31</w:t>
            </w:r>
          </w:p>
        </w:tc>
      </w:tr>
      <w:tr w:rsidR="00137D21" w14:paraId="6F31B6A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001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F87B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785E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37B3E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D4A0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0D053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D1A2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4E438C3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3895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4C88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4E7C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04515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B18AF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2CF21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4FECF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0451E9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5E4F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0D447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8BC0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2181B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799C3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6B1BA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10096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6B44C58" w14:textId="77777777" w:rsidR="001A74D2" w:rsidRDefault="00AC6FBE" w:rsidP="001A74D2">
      <w:pPr>
        <w:pStyle w:val="Quote"/>
      </w:pPr>
      <w:sdt>
        <w:sdtPr>
          <w:id w:val="1551956063"/>
          <w:placeholder>
            <w:docPart w:val="6F5A64FACCD847FDB690AC07B909FFD5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DE1A79C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6A747CC6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4E7C4C5" w14:textId="77777777" w:rsidR="00137D21" w:rsidRDefault="00137D21" w:rsidP="00F64F7E">
            <w:pPr>
              <w:pStyle w:val="Month"/>
            </w:pPr>
            <w:r>
              <w:lastRenderedPageBreak/>
              <w:t>June</w:t>
            </w:r>
          </w:p>
        </w:tc>
      </w:tr>
      <w:tr w:rsidR="00137D21" w14:paraId="67B7268C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1E3B583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00116D2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84EBF65" w14:textId="77777777" w:rsidR="00137D21" w:rsidRDefault="00AC6FBE" w:rsidP="00F64F7E">
            <w:pPr>
              <w:pStyle w:val="Subtitle"/>
            </w:pPr>
            <w:sdt>
              <w:sdtPr>
                <w:id w:val="-973206018"/>
                <w:placeholder>
                  <w:docPart w:val="0DC8D1D1816E41CABA8FE4A1D85340B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5CA39A8D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795DE9E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0B8A1EA2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4CC5D5B0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A9B90A6" wp14:editId="0D08DEB0">
                  <wp:extent cx="2135697" cy="1480921"/>
                  <wp:effectExtent l="152400" t="190500" r="245745" b="233680"/>
                  <wp:docPr id="17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278E7A63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B6CF65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E33C072" w14:textId="77777777" w:rsidR="00137D21" w:rsidRDefault="00AC6FBE" w:rsidP="00F64F7E">
            <w:pPr>
              <w:pStyle w:val="Title"/>
            </w:pPr>
            <w:sdt>
              <w:sdtPr>
                <w:id w:val="550034539"/>
                <w:placeholder>
                  <w:docPart w:val="AEF54B5B052545AAB3B79F02F69E6EB7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526AC8E1" w14:textId="77777777" w:rsidR="00137D21" w:rsidRPr="0078527C" w:rsidRDefault="00AC6FBE" w:rsidP="00F64F7E">
            <w:sdt>
              <w:sdtPr>
                <w:id w:val="1782293902"/>
                <w:placeholder>
                  <w:docPart w:val="508C5970A5364829B4C14C5D6C75F71B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5A93621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6512FE1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FF9FF1C" w14:textId="77777777" w:rsidR="00137D21" w:rsidRDefault="00AC6FBE" w:rsidP="00F64F7E">
            <w:pPr>
              <w:pStyle w:val="Days"/>
            </w:pPr>
            <w:sdt>
              <w:sdtPr>
                <w:id w:val="-1975827285"/>
                <w:placeholder>
                  <w:docPart w:val="0D74F806CF8B4600A7DF16C5BCF990E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BC922A" w14:textId="77777777" w:rsidR="00137D21" w:rsidRDefault="00AC6FBE" w:rsidP="00F64F7E">
            <w:pPr>
              <w:pStyle w:val="Days"/>
            </w:pPr>
            <w:sdt>
              <w:sdtPr>
                <w:id w:val="-1633631431"/>
                <w:placeholder>
                  <w:docPart w:val="78C33D24B07444F68E6E42268452E01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140298D" w14:textId="77777777" w:rsidR="00137D21" w:rsidRDefault="00AC6FBE" w:rsidP="00F64F7E">
            <w:pPr>
              <w:pStyle w:val="Days"/>
            </w:pPr>
            <w:sdt>
              <w:sdtPr>
                <w:id w:val="-1054532375"/>
                <w:placeholder>
                  <w:docPart w:val="D277CA7183E14AAC89F3A4CC12C3C0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86ED52" w14:textId="77777777" w:rsidR="00137D21" w:rsidRDefault="00AC6FBE" w:rsidP="00F64F7E">
            <w:pPr>
              <w:pStyle w:val="Days"/>
            </w:pPr>
            <w:sdt>
              <w:sdtPr>
                <w:id w:val="1408119835"/>
                <w:placeholder>
                  <w:docPart w:val="165965AA6E53467FABE69CFB4009763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44B6098" w14:textId="77777777" w:rsidR="00137D21" w:rsidRDefault="00AC6FBE" w:rsidP="00F64F7E">
            <w:pPr>
              <w:pStyle w:val="Days"/>
            </w:pPr>
            <w:sdt>
              <w:sdtPr>
                <w:id w:val="1193504277"/>
                <w:placeholder>
                  <w:docPart w:val="7AD0F92FB7D54CED817AD4973B2DD6D0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AC58028" w14:textId="77777777" w:rsidR="00137D21" w:rsidRDefault="00AC6FBE" w:rsidP="00F64F7E">
            <w:pPr>
              <w:pStyle w:val="Days"/>
            </w:pPr>
            <w:sdt>
              <w:sdtPr>
                <w:id w:val="2064912771"/>
                <w:placeholder>
                  <w:docPart w:val="37EB9372DD0D4283908E4B947F7DFDF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5D26FAD" w14:textId="77777777" w:rsidR="00137D21" w:rsidRDefault="00AC6FBE" w:rsidP="00F64F7E">
            <w:pPr>
              <w:pStyle w:val="Days"/>
            </w:pPr>
            <w:sdt>
              <w:sdtPr>
                <w:id w:val="261652466"/>
                <w:placeholder>
                  <w:docPart w:val="1836C33A5B2D455295FDB5FE43FFF954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560168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AB763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2704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AF16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0C7F9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87CF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2B519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E60525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7</w:t>
            </w:r>
          </w:p>
        </w:tc>
      </w:tr>
      <w:tr w:rsidR="00DA398C" w14:paraId="0A850D6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4C70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8AF1C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69B5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2E30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C455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C93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9E71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34A157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0EC4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47BC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1CD53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402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0209F4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44B91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7CC2CD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14</w:t>
            </w:r>
          </w:p>
        </w:tc>
      </w:tr>
      <w:tr w:rsidR="00DA398C" w14:paraId="467BC8F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25DA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4DBE5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8C31F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660E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667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F1F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E91F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448302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DA0A0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01F1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748533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26CDF1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B77D46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DE7C2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0C4BC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21</w:t>
            </w:r>
          </w:p>
        </w:tc>
      </w:tr>
      <w:tr w:rsidR="00DA398C" w14:paraId="2B6C795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6CD3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FE0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50B5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FF63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94B8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8451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28E88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6B0C50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77448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8D1E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D32437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211591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52F6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37253A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C1A7B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28</w:t>
            </w:r>
          </w:p>
        </w:tc>
      </w:tr>
      <w:tr w:rsidR="00DA398C" w14:paraId="49411E9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2E6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C7D6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76C9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5E47C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3A2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9C14D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7CF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1073E2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3FA208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37ED90" w14:textId="77777777" w:rsidR="00DA398C" w:rsidRDefault="00DA398C" w:rsidP="00DA398C">
            <w:pPr>
              <w:pStyle w:val="Dates"/>
              <w:rPr>
                <w:noProof/>
              </w:rPr>
            </w:pPr>
            <w:r w:rsidRPr="004D48E2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1934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C5FE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1777C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5B2F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2EBC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D33A7C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E8844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27B2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0115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94D20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4B44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8115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D117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0DCCBC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80A7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76E95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E1EA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EAFF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6B3C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07ED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3C56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01EAB7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8352C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0CB93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2A9A5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71001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1E049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A30D9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4C3F2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23A47282" w14:textId="77777777" w:rsidR="001A74D2" w:rsidRDefault="00AC6FBE" w:rsidP="001A74D2">
      <w:pPr>
        <w:pStyle w:val="Quote"/>
      </w:pPr>
      <w:sdt>
        <w:sdtPr>
          <w:id w:val="-1898353610"/>
          <w:placeholder>
            <w:docPart w:val="42541CE109584127943AE7346721189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76C9B83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3BF27A3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3AE2C9E" w14:textId="77777777" w:rsidR="00137D21" w:rsidRDefault="00137D21" w:rsidP="00137D21">
            <w:pPr>
              <w:pStyle w:val="Month"/>
            </w:pPr>
            <w:r>
              <w:lastRenderedPageBreak/>
              <w:t>July</w:t>
            </w:r>
          </w:p>
        </w:tc>
      </w:tr>
      <w:tr w:rsidR="00137D21" w14:paraId="5CA2FDE3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60489C59" w14:textId="77777777" w:rsidR="00137D21" w:rsidRDefault="00DA398C" w:rsidP="00F64F7E">
            <w:pPr>
              <w:pStyle w:val="Year"/>
            </w:pPr>
            <w:r>
              <w:t>2025</w:t>
            </w:r>
          </w:p>
        </w:tc>
      </w:tr>
      <w:tr w:rsidR="00137D21" w14:paraId="46DA0A38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3F2DB75" w14:textId="77777777" w:rsidR="00137D21" w:rsidRDefault="00AC6FBE" w:rsidP="00F64F7E">
            <w:pPr>
              <w:pStyle w:val="Subtitle"/>
            </w:pPr>
            <w:sdt>
              <w:sdtPr>
                <w:id w:val="-191609905"/>
                <w:placeholder>
                  <w:docPart w:val="6FFA5ACB08F849F8861E4285F71930F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5B405E40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5C6E3C8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2A1D368A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DC21F87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853CA20" wp14:editId="317DEC57">
                  <wp:extent cx="2135697" cy="1480921"/>
                  <wp:effectExtent l="152400" t="190500" r="245745" b="233680"/>
                  <wp:docPr id="18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40078048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F6C9FC8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53A9007" w14:textId="77777777" w:rsidR="00137D21" w:rsidRDefault="00AC6FBE" w:rsidP="00F64F7E">
            <w:pPr>
              <w:pStyle w:val="Title"/>
            </w:pPr>
            <w:sdt>
              <w:sdtPr>
                <w:id w:val="-1586756415"/>
                <w:placeholder>
                  <w:docPart w:val="26091792AC734B52A39AFA803C6B170C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02B42441" w14:textId="77777777" w:rsidR="00137D21" w:rsidRPr="0078527C" w:rsidRDefault="00AC6FBE" w:rsidP="00F64F7E">
            <w:sdt>
              <w:sdtPr>
                <w:id w:val="-1549983895"/>
                <w:placeholder>
                  <w:docPart w:val="FF3ADE2E851345F6A8859C4A60982D9B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3DF7E92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559EDAF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AD12172" w14:textId="77777777" w:rsidR="00137D21" w:rsidRDefault="00AC6FBE" w:rsidP="00F64F7E">
            <w:pPr>
              <w:pStyle w:val="Days"/>
            </w:pPr>
            <w:sdt>
              <w:sdtPr>
                <w:id w:val="1289081179"/>
                <w:placeholder>
                  <w:docPart w:val="24EC806648724C528A7267C2139D76A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3FD03B5" w14:textId="77777777" w:rsidR="00137D21" w:rsidRDefault="00AC6FBE" w:rsidP="00F64F7E">
            <w:pPr>
              <w:pStyle w:val="Days"/>
            </w:pPr>
            <w:sdt>
              <w:sdtPr>
                <w:id w:val="-312805908"/>
                <w:placeholder>
                  <w:docPart w:val="F42135464AE8421586F132018CCD4DC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C8402CE" w14:textId="77777777" w:rsidR="00137D21" w:rsidRDefault="00AC6FBE" w:rsidP="00F64F7E">
            <w:pPr>
              <w:pStyle w:val="Days"/>
            </w:pPr>
            <w:sdt>
              <w:sdtPr>
                <w:id w:val="-1045364064"/>
                <w:placeholder>
                  <w:docPart w:val="BAB945C4F0DF4206BE63994DE4AD582B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F6C80B0" w14:textId="77777777" w:rsidR="00137D21" w:rsidRDefault="00AC6FBE" w:rsidP="00F64F7E">
            <w:pPr>
              <w:pStyle w:val="Days"/>
            </w:pPr>
            <w:sdt>
              <w:sdtPr>
                <w:id w:val="128601342"/>
                <w:placeholder>
                  <w:docPart w:val="59F9830A317840DDB34865D3C3F9EA8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091B057" w14:textId="77777777" w:rsidR="00137D21" w:rsidRDefault="00AC6FBE" w:rsidP="00F64F7E">
            <w:pPr>
              <w:pStyle w:val="Days"/>
            </w:pPr>
            <w:sdt>
              <w:sdtPr>
                <w:id w:val="-137187922"/>
                <w:placeholder>
                  <w:docPart w:val="3BFE9F89B9DA4B92BDA26C3230BF3715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26A943" w14:textId="77777777" w:rsidR="00137D21" w:rsidRDefault="00AC6FBE" w:rsidP="00F64F7E">
            <w:pPr>
              <w:pStyle w:val="Days"/>
            </w:pPr>
            <w:sdt>
              <w:sdtPr>
                <w:id w:val="1511720641"/>
                <w:placeholder>
                  <w:docPart w:val="4C7C6A9D22DE4EF6BB9158462F29C557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3836E6" w14:textId="77777777" w:rsidR="00137D21" w:rsidRDefault="00AC6FBE" w:rsidP="00F64F7E">
            <w:pPr>
              <w:pStyle w:val="Days"/>
            </w:pPr>
            <w:sdt>
              <w:sdtPr>
                <w:id w:val="1980872241"/>
                <w:placeholder>
                  <w:docPart w:val="4C9CC59E97714057BC2311D3822E881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951C5E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420AA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A028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C4938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01B76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E6680C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328F0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A573A1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5</w:t>
            </w:r>
          </w:p>
        </w:tc>
      </w:tr>
      <w:tr w:rsidR="00DA398C" w14:paraId="3C8BD34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21DD4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3397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3ABE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AF41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7E70E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BF5CC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5679D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6BF749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359699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F47D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D30DC4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C4072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53FD3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255BAE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3AE71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12</w:t>
            </w:r>
          </w:p>
        </w:tc>
      </w:tr>
      <w:tr w:rsidR="00DA398C" w14:paraId="5E8F3A1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E93A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7D97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CA0D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4152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BB5A7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A925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1E2C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9C0CB0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B3565F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055D30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D5031B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E508A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9294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1A7D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91BB0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19</w:t>
            </w:r>
          </w:p>
        </w:tc>
      </w:tr>
      <w:tr w:rsidR="00DA398C" w14:paraId="52A6172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3A341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EE5BE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48BA8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8D8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1167B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C4C9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E1E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5544DC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3534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2F1E1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23AE3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B9EAEA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5BB5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007F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F4E8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26</w:t>
            </w:r>
          </w:p>
        </w:tc>
      </w:tr>
      <w:tr w:rsidR="00DA398C" w14:paraId="6C1662F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9E3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EAD4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F053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BA140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9F78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FDC6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699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F4BF7E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E0CC92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14C14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486CA7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7D4006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0DFBAD" w14:textId="77777777" w:rsidR="00DA398C" w:rsidRDefault="00DA398C" w:rsidP="00DA398C">
            <w:pPr>
              <w:pStyle w:val="Dates"/>
              <w:rPr>
                <w:noProof/>
              </w:rPr>
            </w:pPr>
            <w:r w:rsidRPr="001E29B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7CD8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9D442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4929071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738A6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07D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1D6FA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50F52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DA3F9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C5B2C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688E5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FC4D5D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02617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60DC3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D956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985A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A486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7F88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6F2F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3DDFF4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4C4B3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EF042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7E3CD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F07EE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2829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97FC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BF604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6962A91" w14:textId="77777777" w:rsidR="001A74D2" w:rsidRDefault="00AC6FBE" w:rsidP="001A74D2">
      <w:pPr>
        <w:pStyle w:val="Quote"/>
      </w:pPr>
      <w:sdt>
        <w:sdtPr>
          <w:id w:val="1666890096"/>
          <w:placeholder>
            <w:docPart w:val="608860F2D31544459E8F80D7CD4E8DB4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5B63071" w14:textId="77777777" w:rsidR="001A74D2" w:rsidRDefault="001A74D2">
      <w:pPr>
        <w:pStyle w:val="Quote"/>
      </w:pPr>
    </w:p>
    <w:p w14:paraId="2891F509" w14:textId="77777777" w:rsidR="0074552D" w:rsidRDefault="0074552D">
      <w:pPr>
        <w:pStyle w:val="Quote"/>
        <w:rPr>
          <w:ins w:id="0" w:author="Microsoft Word" w:date="2025-09-24T14:01:00Z" w16du:dateUtc="2025-09-24T13:01:00Z"/>
        </w:rPr>
      </w:pPr>
    </w:p>
    <w:p w14:paraId="6FED22DF" w14:textId="77777777" w:rsidR="0074552D" w:rsidRDefault="0074552D">
      <w:pPr>
        <w:pStyle w:val="Quote"/>
        <w:rPr>
          <w:ins w:id="1" w:author="Microsoft Word" w:date="2025-09-24T14:01:00Z" w16du:dateUtc="2025-09-24T13:01:00Z"/>
        </w:rPr>
      </w:pPr>
    </w:p>
    <w:p w14:paraId="2CE4BCD9" w14:textId="77777777" w:rsidR="0074552D" w:rsidRDefault="0074552D">
      <w:pPr>
        <w:pStyle w:val="Quote"/>
        <w:rPr>
          <w:ins w:id="2" w:author="Microsoft Word" w:date="2025-09-24T14:01:00Z" w16du:dateUtc="2025-09-24T13:01:00Z"/>
        </w:rPr>
      </w:pPr>
    </w:p>
    <w:p w14:paraId="17A069AE" w14:textId="77777777" w:rsidR="0074552D" w:rsidRDefault="0074552D">
      <w:pPr>
        <w:pStyle w:val="Quote"/>
        <w:rPr>
          <w:ins w:id="3" w:author="Microsoft Word" w:date="2025-09-24T14:01:00Z" w16du:dateUtc="2025-09-24T13:01:00Z"/>
        </w:rPr>
      </w:pPr>
    </w:p>
    <w:p w14:paraId="0A6658A2" w14:textId="77777777" w:rsidR="0074552D" w:rsidRDefault="0074552D">
      <w:pPr>
        <w:pStyle w:val="Quote"/>
        <w:rPr>
          <w:ins w:id="4" w:author="Microsoft Word" w:date="2025-09-24T14:01:00Z" w16du:dateUtc="2025-09-24T13:01:00Z"/>
        </w:rPr>
      </w:pPr>
    </w:p>
    <w:p w14:paraId="09EBE13C" w14:textId="77777777" w:rsidR="0074552D" w:rsidRDefault="0074552D">
      <w:pPr>
        <w:pStyle w:val="Quote"/>
        <w:sectPr w:rsidR="0074552D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773094E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92C6522" w14:textId="77777777" w:rsidR="00137D21" w:rsidRPr="0074552D" w:rsidRDefault="00137D21" w:rsidP="00F64F7E">
            <w:pPr>
              <w:pStyle w:val="Month"/>
              <w:rPr>
                <w:rFonts w:ascii="Castellar" w:hAnsi="Castellar"/>
                <w:b/>
                <w:bCs/>
              </w:rPr>
            </w:pPr>
            <w:r w:rsidRPr="0074552D">
              <w:rPr>
                <w:rFonts w:ascii="Castellar" w:hAnsi="Castellar"/>
                <w:b/>
                <w:bCs/>
              </w:rPr>
              <w:lastRenderedPageBreak/>
              <w:t>August</w:t>
            </w:r>
          </w:p>
        </w:tc>
      </w:tr>
      <w:tr w:rsidR="00137D21" w14:paraId="4385DA4E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DCC592D" w14:textId="77777777" w:rsidR="00137D21" w:rsidRPr="0074552D" w:rsidRDefault="00DA398C" w:rsidP="00F64F7E">
            <w:pPr>
              <w:pStyle w:val="Year"/>
              <w:rPr>
                <w:rFonts w:ascii="Castellar" w:hAnsi="Castellar"/>
                <w:b/>
                <w:bCs/>
              </w:rPr>
            </w:pPr>
            <w:r w:rsidRPr="0074552D">
              <w:rPr>
                <w:rFonts w:ascii="Castellar" w:hAnsi="Castellar"/>
                <w:b/>
                <w:bCs/>
              </w:rPr>
              <w:t>2025</w:t>
            </w:r>
          </w:p>
        </w:tc>
      </w:tr>
      <w:tr w:rsidR="00137D21" w14:paraId="1397FB1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114BCB4" w14:textId="6F250A68" w:rsidR="00137D21" w:rsidRDefault="00AC6FBE" w:rsidP="00F64F7E">
            <w:pPr>
              <w:pStyle w:val="Subtitle"/>
            </w:pPr>
            <w:sdt>
              <w:sdtPr>
                <w:id w:val="-790274887"/>
                <w:placeholder>
                  <w:docPart w:val="F22545499E4141CAB21F34F3444EB521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 </w:t>
            </w:r>
          </w:p>
        </w:tc>
      </w:tr>
      <w:tr w:rsidR="00137D21" w14:paraId="055AF92A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8896A71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5AC54D66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E372A34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6E0A0B8" wp14:editId="328287E3">
                  <wp:extent cx="2135697" cy="1480921"/>
                  <wp:effectExtent l="152400" t="190500" r="245745" b="233680"/>
                  <wp:docPr id="19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4532F1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E1585CB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ABA85CD" w14:textId="65D184D4" w:rsidR="00137D21" w:rsidRDefault="00AC6FBE" w:rsidP="00F64F7E">
            <w:pPr>
              <w:pStyle w:val="Title"/>
            </w:pPr>
            <w:sdt>
              <w:sdtPr>
                <w:id w:val="-1981915632"/>
                <w:placeholder>
                  <w:docPart w:val="2A4D43A3646445F2805C8F0DF1E858FE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4D3F1108" w14:textId="77777777" w:rsidR="00137D21" w:rsidRPr="0074552D" w:rsidRDefault="00AC6FBE" w:rsidP="00F64F7E">
            <w:pPr>
              <w:rPr>
                <w:ins w:id="5" w:author="Microsoft Word" w:date="2025-09-24T14:01:00Z" w16du:dateUtc="2025-09-24T13:01:00Z"/>
                <w:rFonts w:ascii="Castellar" w:hAnsi="Castellar"/>
                <w:b/>
                <w:bCs/>
                <w:sz w:val="40"/>
                <w:szCs w:val="40"/>
              </w:rPr>
            </w:pPr>
            <w:sdt>
              <w:sdtPr>
                <w:id w:val="-736780199"/>
                <w:placeholder>
                  <w:docPart w:val="DEB75F1C01944DE087B81504E9E176E6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  <w:ins w:id="6" w:author="Microsoft Word" w:date="2025-09-24T14:01:00Z" w16du:dateUtc="2025-09-24T13:01:00Z">
              <w:r w:rsidR="0074552D" w:rsidRPr="0074552D">
                <w:rPr>
                  <w:rFonts w:ascii="Castellar" w:hAnsi="Castellar"/>
                  <w:b/>
                  <w:bCs/>
                  <w:sz w:val="40"/>
                  <w:szCs w:val="40"/>
                </w:rPr>
                <w:t>A BLESSED MONTH IT IS!!!</w:t>
              </w:r>
            </w:ins>
          </w:p>
          <w:p w14:paraId="10ABE723" w14:textId="3F1AC5E3" w:rsidR="0074552D" w:rsidRPr="0078527C" w:rsidRDefault="0074552D" w:rsidP="00F64F7E">
            <w:ins w:id="7" w:author="Microsoft Word" w:date="2025-09-24T14:01:00Z" w16du:dateUtc="2025-09-24T13:01:00Z">
              <w:r w:rsidRPr="0074552D">
                <w:rPr>
                  <w:rFonts w:ascii="Castellar" w:hAnsi="Castellar"/>
                  <w:b/>
                  <w:bCs/>
                  <w:sz w:val="40"/>
                  <w:szCs w:val="40"/>
                </w:rPr>
                <w:t>FULL OF GOD’S FAVOUR, LOVE AND GOODNESS.</w:t>
              </w:r>
            </w:ins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2DCEDF24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4DB7F21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6432681" w14:textId="77777777" w:rsidR="00137D21" w:rsidRDefault="00AC6FBE" w:rsidP="00F64F7E">
            <w:pPr>
              <w:pStyle w:val="Days"/>
            </w:pPr>
            <w:sdt>
              <w:sdtPr>
                <w:id w:val="-781489369"/>
                <w:placeholder>
                  <w:docPart w:val="8CA773435A7B44F1B16A4EE2F5F4198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928FAE7" w14:textId="77777777" w:rsidR="00137D21" w:rsidRDefault="00AC6FBE" w:rsidP="00F64F7E">
            <w:pPr>
              <w:pStyle w:val="Days"/>
            </w:pPr>
            <w:sdt>
              <w:sdtPr>
                <w:id w:val="592897343"/>
                <w:placeholder>
                  <w:docPart w:val="AB0A69F8C8074952BCEC9B478DE0E9A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2E5A2B" w14:textId="77777777" w:rsidR="00137D21" w:rsidRDefault="00AC6FBE" w:rsidP="00F64F7E">
            <w:pPr>
              <w:pStyle w:val="Days"/>
            </w:pPr>
            <w:sdt>
              <w:sdtPr>
                <w:id w:val="-5829758"/>
                <w:placeholder>
                  <w:docPart w:val="02053D536FA447438B1B84AA15B01A4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145ECD4" w14:textId="77777777" w:rsidR="00137D21" w:rsidRDefault="00AC6FBE" w:rsidP="00F64F7E">
            <w:pPr>
              <w:pStyle w:val="Days"/>
            </w:pPr>
            <w:sdt>
              <w:sdtPr>
                <w:id w:val="-1174807778"/>
                <w:placeholder>
                  <w:docPart w:val="45B81A1B3ED04223A0C401466092F61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29B4640" w14:textId="77777777" w:rsidR="00137D21" w:rsidRDefault="00AC6FBE" w:rsidP="00F64F7E">
            <w:pPr>
              <w:pStyle w:val="Days"/>
            </w:pPr>
            <w:sdt>
              <w:sdtPr>
                <w:id w:val="1992519304"/>
                <w:placeholder>
                  <w:docPart w:val="B1EE1F94507147128D7384256C95425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9E2D8CC" w14:textId="77777777" w:rsidR="00137D21" w:rsidRDefault="00AC6FBE" w:rsidP="00F64F7E">
            <w:pPr>
              <w:pStyle w:val="Days"/>
            </w:pPr>
            <w:sdt>
              <w:sdtPr>
                <w:id w:val="-1337911634"/>
                <w:placeholder>
                  <w:docPart w:val="F7330D8FBA6041C38EA7F602B169BA3F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A3D1E4" w14:textId="77777777" w:rsidR="00137D21" w:rsidRDefault="00AC6FBE" w:rsidP="00F64F7E">
            <w:pPr>
              <w:pStyle w:val="Days"/>
            </w:pPr>
            <w:sdt>
              <w:sdtPr>
                <w:id w:val="1810663090"/>
                <w:placeholder>
                  <w:docPart w:val="9D435EA2834F403C9F137166D0B659A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4E426BE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D03E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E8067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4D6D2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6174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BFD5C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7812DF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8D2F8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</w:t>
            </w:r>
          </w:p>
        </w:tc>
      </w:tr>
      <w:tr w:rsidR="00DA398C" w14:paraId="7CCD2BC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3267D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684A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DC34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CDEB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D501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9C554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80446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08CB6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15AE5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DFDD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12BA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45799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57803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DE5AF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550E0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9</w:t>
            </w:r>
          </w:p>
        </w:tc>
      </w:tr>
      <w:tr w:rsidR="00DA398C" w14:paraId="755AF56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7047F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84EFC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F039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DFAB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5026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2B10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157C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A1E112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84F3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B0D8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32D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B223E3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176FF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30236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B5F9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16</w:t>
            </w:r>
          </w:p>
        </w:tc>
      </w:tr>
      <w:tr w:rsidR="00DA398C" w14:paraId="20DAA1A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49F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C4E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982F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741B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40732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8EC70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756C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E332BF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774BB7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0AE7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518576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9DA3A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5E585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33024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EBF56D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23</w:t>
            </w:r>
          </w:p>
        </w:tc>
      </w:tr>
      <w:tr w:rsidR="00DA398C" w14:paraId="246E5F4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992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773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77A15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7643C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12FE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268A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5B5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6DA0F6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4AE8B0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CD6801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1BAD74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DA12B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D76BC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90EC3B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3567E" w14:textId="77777777" w:rsidR="00DA398C" w:rsidRDefault="00DA398C" w:rsidP="00DA398C">
            <w:pPr>
              <w:pStyle w:val="Dates"/>
              <w:rPr>
                <w:noProof/>
              </w:rPr>
            </w:pPr>
            <w:r w:rsidRPr="003964BA">
              <w:t>30</w:t>
            </w:r>
          </w:p>
        </w:tc>
      </w:tr>
      <w:tr w:rsidR="00DA398C" w14:paraId="5A8C46B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8E48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6FD0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7EEA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C135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6E45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59CF6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76FB1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EF9C1F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811F96" w14:textId="77777777" w:rsidR="00DA398C" w:rsidRDefault="00DA398C" w:rsidP="00DA398C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A5A02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FE9A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71EEB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DF904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AE33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ABB8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2AD1FE5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936A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BA42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B4FAC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058E5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31942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0DE7D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8357F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517FDA4" w14:textId="662A9B8B" w:rsidR="001A74D2" w:rsidRPr="0074552D" w:rsidRDefault="00AC6FBE" w:rsidP="001A74D2">
      <w:pPr>
        <w:pStyle w:val="Quote"/>
        <w:rPr>
          <w:rFonts w:ascii="Castellar" w:hAnsi="Castellar"/>
          <w:b/>
          <w:bCs/>
          <w:sz w:val="32"/>
          <w:szCs w:val="32"/>
        </w:rPr>
      </w:pPr>
      <w:sdt>
        <w:sdtPr>
          <w:id w:val="1009265884"/>
          <w:placeholder>
            <w:docPart w:val="5896167F0579481199F38FD1E85429CA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  <w:ins w:id="8" w:author="Microsoft Word" w:date="2025-09-24T14:01:00Z" w16du:dateUtc="2025-09-24T13:01:00Z">
        <w:r w:rsidR="0074552D" w:rsidRPr="0074552D">
          <w:rPr>
            <w:rFonts w:ascii="Castellar" w:hAnsi="Castellar"/>
            <w:b/>
            <w:bCs/>
            <w:sz w:val="32"/>
            <w:szCs w:val="32"/>
          </w:rPr>
          <w:t>BRIDGECARE PHARMACEUTICALS LIMITED</w:t>
        </w:r>
      </w:ins>
    </w:p>
    <w:p w14:paraId="53F1F74D" w14:textId="77777777" w:rsidR="001A74D2" w:rsidRDefault="001A74D2">
      <w:pPr>
        <w:pStyle w:val="Quote"/>
      </w:pPr>
    </w:p>
    <w:p w14:paraId="6588F4D2" w14:textId="77777777" w:rsidR="0074552D" w:rsidRDefault="0074552D">
      <w:pPr>
        <w:pStyle w:val="Quote"/>
        <w:rPr>
          <w:ins w:id="9" w:author="Microsoft Word" w:date="2025-09-24T14:01:00Z" w16du:dateUtc="2025-09-24T13:01:00Z"/>
        </w:rPr>
      </w:pPr>
    </w:p>
    <w:p w14:paraId="7272BA15" w14:textId="77777777" w:rsidR="0074552D" w:rsidRDefault="0074552D">
      <w:pPr>
        <w:pStyle w:val="Quote"/>
        <w:rPr>
          <w:ins w:id="10" w:author="Microsoft Word" w:date="2025-09-24T14:01:00Z" w16du:dateUtc="2025-09-24T13:01:00Z"/>
        </w:rPr>
      </w:pPr>
    </w:p>
    <w:p w14:paraId="2B9AB05E" w14:textId="77777777" w:rsidR="0074552D" w:rsidRDefault="0074552D">
      <w:pPr>
        <w:pStyle w:val="Quote"/>
        <w:rPr>
          <w:ins w:id="11" w:author="Microsoft Word" w:date="2025-09-24T14:01:00Z" w16du:dateUtc="2025-09-24T13:01:00Z"/>
        </w:rPr>
      </w:pPr>
    </w:p>
    <w:p w14:paraId="324470D1" w14:textId="77777777" w:rsidR="0074552D" w:rsidRDefault="0074552D">
      <w:pPr>
        <w:pStyle w:val="Quote"/>
        <w:rPr>
          <w:ins w:id="12" w:author="Microsoft Word" w:date="2025-09-24T14:01:00Z" w16du:dateUtc="2025-09-24T13:01:00Z"/>
        </w:rPr>
      </w:pPr>
    </w:p>
    <w:p w14:paraId="17CA16F4" w14:textId="77777777" w:rsidR="0074552D" w:rsidRDefault="0074552D">
      <w:pPr>
        <w:pStyle w:val="Quote"/>
        <w:rPr>
          <w:ins w:id="13" w:author="Microsoft Word" w:date="2025-09-24T14:01:00Z" w16du:dateUtc="2025-09-24T13:01:00Z"/>
        </w:rPr>
      </w:pPr>
    </w:p>
    <w:p w14:paraId="146A5DD7" w14:textId="77777777" w:rsidR="0074552D" w:rsidRDefault="0074552D">
      <w:pPr>
        <w:pStyle w:val="Quote"/>
        <w:sectPr w:rsidR="0074552D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152F591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F9EABBD" w14:textId="77777777" w:rsidR="00137D21" w:rsidRPr="0074552D" w:rsidRDefault="00F64F7E" w:rsidP="00F64F7E">
            <w:pPr>
              <w:pStyle w:val="Month"/>
              <w:rPr>
                <w:rFonts w:ascii="Algerian" w:hAnsi="Algerian"/>
                <w:b/>
                <w:bCs/>
              </w:rPr>
            </w:pPr>
            <w:r w:rsidRPr="0074552D">
              <w:rPr>
                <w:rFonts w:ascii="Algerian" w:hAnsi="Algerian"/>
                <w:b/>
                <w:bCs/>
              </w:rPr>
              <w:lastRenderedPageBreak/>
              <w:t>September</w:t>
            </w:r>
          </w:p>
        </w:tc>
      </w:tr>
      <w:tr w:rsidR="00137D21" w14:paraId="2EFD3296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47887C3" w14:textId="77777777" w:rsidR="00137D21" w:rsidRPr="0074552D" w:rsidRDefault="00DA398C" w:rsidP="00F64F7E">
            <w:pPr>
              <w:pStyle w:val="Year"/>
              <w:rPr>
                <w:rFonts w:ascii="Algerian" w:hAnsi="Algerian"/>
              </w:rPr>
            </w:pPr>
            <w:r w:rsidRPr="0074552D">
              <w:rPr>
                <w:rFonts w:ascii="Algerian" w:hAnsi="Algerian"/>
              </w:rPr>
              <w:t>2025</w:t>
            </w:r>
          </w:p>
        </w:tc>
      </w:tr>
      <w:tr w:rsidR="00137D21" w14:paraId="5309B7F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28A69CD" w14:textId="7751D45B" w:rsidR="00137D21" w:rsidRDefault="00AC6FBE" w:rsidP="00F64F7E">
            <w:pPr>
              <w:pStyle w:val="Subtitle"/>
            </w:pPr>
            <w:sdt>
              <w:sdtPr>
                <w:id w:val="-1049913238"/>
                <w:placeholder>
                  <w:docPart w:val="7F1031C6B467492D89F76C984E77DA3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1ABB955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6E42892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69F543B3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13321FE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4A3EF86" wp14:editId="3028BC46">
                  <wp:extent cx="2135697" cy="1480921"/>
                  <wp:effectExtent l="152400" t="190500" r="245745" b="233680"/>
                  <wp:docPr id="20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70FD6932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3F1C43A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D01BBF2" w14:textId="1FA2BFF5" w:rsidR="00137D21" w:rsidRDefault="00AC6FBE" w:rsidP="00F64F7E">
            <w:pPr>
              <w:pStyle w:val="Title"/>
            </w:pPr>
            <w:sdt>
              <w:sdtPr>
                <w:id w:val="-2075201417"/>
                <w:placeholder>
                  <w:docPart w:val="4200B838A5094E00B2EA5F7273D7D516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46943763" w14:textId="4889BAF8" w:rsidR="00137D21" w:rsidRPr="0074552D" w:rsidRDefault="00AC6FBE" w:rsidP="00F64F7E">
            <w:pPr>
              <w:rPr>
                <w:rFonts w:ascii="Algerian" w:hAnsi="Algerian"/>
                <w:b/>
                <w:bCs/>
                <w:sz w:val="28"/>
                <w:szCs w:val="28"/>
              </w:rPr>
            </w:pPr>
            <w:sdt>
              <w:sdtPr>
                <w:id w:val="2065372691"/>
                <w:placeholder>
                  <w:docPart w:val="21E6C063369B4FFFB628CAAFFBF225A0"/>
                </w:placeholder>
                <w:temporary/>
                <w:showingPlcHdr/>
                <w15:appearance w15:val="hidden"/>
              </w:sdtPr>
              <w:sdtEndPr/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  <w:ins w:id="14" w:author="Microsoft Word" w:date="2025-09-24T14:01:00Z" w16du:dateUtc="2025-09-24T13:01:00Z">
              <w:r w:rsidR="0074552D" w:rsidRPr="0074552D">
                <w:rPr>
                  <w:rFonts w:ascii="Algerian" w:hAnsi="Algerian"/>
                  <w:b/>
                  <w:bCs/>
                  <w:sz w:val="28"/>
                  <w:szCs w:val="28"/>
                </w:rPr>
                <w:t>BRIDGECARE PHARMACEUTICALS LIMITED GOES PLACES THIS IN THE NAME OF JESUS… NATIONS ARE WAITING US.</w:t>
              </w:r>
            </w:ins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F1DB033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7D482D8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B986BE" w14:textId="77777777" w:rsidR="00137D21" w:rsidRDefault="00AC6FBE" w:rsidP="00F64F7E">
            <w:pPr>
              <w:pStyle w:val="Days"/>
            </w:pPr>
            <w:sdt>
              <w:sdtPr>
                <w:id w:val="671306592"/>
                <w:placeholder>
                  <w:docPart w:val="4CC720D6A41E4AA8A0498DEEE9D62DFE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C73104D" w14:textId="77777777" w:rsidR="00137D21" w:rsidRDefault="00AC6FBE" w:rsidP="00F64F7E">
            <w:pPr>
              <w:pStyle w:val="Days"/>
            </w:pPr>
            <w:sdt>
              <w:sdtPr>
                <w:id w:val="-812723994"/>
                <w:placeholder>
                  <w:docPart w:val="FEDBE77AE7F74AE9AECABEF5ABEDA863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5451552" w14:textId="77777777" w:rsidR="00137D21" w:rsidRDefault="00AC6FBE" w:rsidP="00F64F7E">
            <w:pPr>
              <w:pStyle w:val="Days"/>
            </w:pPr>
            <w:sdt>
              <w:sdtPr>
                <w:id w:val="1843501560"/>
                <w:placeholder>
                  <w:docPart w:val="A8198FE9A1F64728BD9BD61E08A0DDE2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4F98DF" w14:textId="77777777" w:rsidR="00137D21" w:rsidRDefault="00AC6FBE" w:rsidP="00F64F7E">
            <w:pPr>
              <w:pStyle w:val="Days"/>
            </w:pPr>
            <w:sdt>
              <w:sdtPr>
                <w:id w:val="592896417"/>
                <w:placeholder>
                  <w:docPart w:val="06070D6332E046D59EE7FFAAD226366C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6A871AF" w14:textId="77777777" w:rsidR="00137D21" w:rsidRDefault="00AC6FBE" w:rsidP="00F64F7E">
            <w:pPr>
              <w:pStyle w:val="Days"/>
            </w:pPr>
            <w:sdt>
              <w:sdtPr>
                <w:id w:val="1449279033"/>
                <w:placeholder>
                  <w:docPart w:val="D9E4CAF4F901497580EB74F1DD0E0CE6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1E3C23" w14:textId="77777777" w:rsidR="00137D21" w:rsidRDefault="00AC6FBE" w:rsidP="00F64F7E">
            <w:pPr>
              <w:pStyle w:val="Days"/>
            </w:pPr>
            <w:sdt>
              <w:sdtPr>
                <w:id w:val="1503236000"/>
                <w:placeholder>
                  <w:docPart w:val="54C8F0B9CF444DF58E3E01D54CF50B09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DF5E468" w14:textId="77777777" w:rsidR="00137D21" w:rsidRDefault="00AC6FBE" w:rsidP="00F64F7E">
            <w:pPr>
              <w:pStyle w:val="Days"/>
            </w:pPr>
            <w:sdt>
              <w:sdtPr>
                <w:id w:val="1495909446"/>
                <w:placeholder>
                  <w:docPart w:val="A347DF61344D4351B620300069AADCDA"/>
                </w:placeholder>
                <w:temporary/>
                <w:showingPlcHdr/>
                <w15:appearance w15:val="hidden"/>
              </w:sdtPr>
              <w:sdtEndPr/>
              <w:sdtContent>
                <w:r w:rsidR="00137D21">
                  <w:t>Saturday</w:t>
                </w:r>
              </w:sdtContent>
            </w:sdt>
          </w:p>
        </w:tc>
      </w:tr>
      <w:tr w:rsidR="00DA398C" w14:paraId="5CDA653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07029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B020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8A39C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D6B88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728A0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253C9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91C909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6</w:t>
            </w:r>
          </w:p>
        </w:tc>
      </w:tr>
      <w:tr w:rsidR="00DA398C" w14:paraId="6DDFBD3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69CE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1328E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1538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162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8A3F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7762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8CF9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260644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6C165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A1FC9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633545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FF75C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571C3A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E2C65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DFFFAC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13</w:t>
            </w:r>
          </w:p>
        </w:tc>
      </w:tr>
      <w:tr w:rsidR="00DA398C" w14:paraId="64F8C79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F45F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138F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80A7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A0250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B913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C923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2246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018E93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DD32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6B780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E9A3F4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438C9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C17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2DBDF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D126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20</w:t>
            </w:r>
          </w:p>
        </w:tc>
      </w:tr>
      <w:tr w:rsidR="00DA398C" w14:paraId="598296E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B8BCD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31BC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083C2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F880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68A00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F06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1E8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85B536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E2F7C1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475B8F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082D8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F8A003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1F838E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6D126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929497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27</w:t>
            </w:r>
          </w:p>
        </w:tc>
      </w:tr>
      <w:tr w:rsidR="00DA398C" w14:paraId="7A5D229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9A60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A5A7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ECFD0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B44DD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1BD9F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85F2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ABAE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B54061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0414CD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9EEDB0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116462" w14:textId="77777777" w:rsidR="00DA398C" w:rsidRDefault="00DA398C" w:rsidP="00DA398C">
            <w:pPr>
              <w:pStyle w:val="Dates"/>
              <w:rPr>
                <w:noProof/>
              </w:rPr>
            </w:pPr>
            <w:r w:rsidRPr="0012289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4EF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7AA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41F12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CCA7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1A6B0A4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7B9B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176DD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E856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1DE7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B0980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C6319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696C4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69EAC45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6FC2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B3FEE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7514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066E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CA36F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AC3F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0D2F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17D20EF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7ACB7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DC853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EFB23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96134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6F207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3DC8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3A260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709528EA" w14:textId="6A31C8A2" w:rsidR="001A74D2" w:rsidRPr="0074552D" w:rsidRDefault="00AC6FBE" w:rsidP="001A74D2">
      <w:pPr>
        <w:pStyle w:val="Quote"/>
        <w:rPr>
          <w:rFonts w:ascii="Algerian" w:hAnsi="Algerian"/>
          <w:b/>
          <w:bCs/>
          <w:sz w:val="32"/>
          <w:szCs w:val="32"/>
        </w:rPr>
      </w:pPr>
      <w:sdt>
        <w:sdtPr>
          <w:id w:val="-92944331"/>
          <w:placeholder>
            <w:docPart w:val="D1417DAAC3FA440DB76327B52764B02F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  <w:ins w:id="15" w:author="Microsoft Word" w:date="2025-09-24T14:01:00Z" w16du:dateUtc="2025-09-24T13:01:00Z">
        <w:r w:rsidR="0074552D" w:rsidRPr="0074552D">
          <w:rPr>
            <w:rFonts w:ascii="Algerian" w:hAnsi="Algerian"/>
            <w:b/>
            <w:bCs/>
            <w:sz w:val="32"/>
            <w:szCs w:val="32"/>
          </w:rPr>
          <w:t>BRIDGECARE PHARMACEUTICALS LIMITED.</w:t>
        </w:r>
      </w:ins>
    </w:p>
    <w:p w14:paraId="254F9DA2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2CFADD9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A5F16CE" w14:textId="77777777" w:rsidR="00F64F7E" w:rsidRDefault="00F64F7E" w:rsidP="00F64F7E">
            <w:pPr>
              <w:pStyle w:val="Month"/>
            </w:pPr>
            <w:r>
              <w:lastRenderedPageBreak/>
              <w:t>October</w:t>
            </w:r>
          </w:p>
        </w:tc>
      </w:tr>
      <w:tr w:rsidR="00F64F7E" w14:paraId="7C6520B3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F12B98D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13504DE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EA461FF" w14:textId="77777777" w:rsidR="00F64F7E" w:rsidRDefault="00AC6FBE" w:rsidP="00F64F7E">
            <w:pPr>
              <w:pStyle w:val="Subtitle"/>
            </w:pPr>
            <w:sdt>
              <w:sdtPr>
                <w:id w:val="281160105"/>
                <w:placeholder>
                  <w:docPart w:val="099C8A30689C4D71B8665AD15FA7A581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3814B184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0ACA5238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0EC0EF03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1A9DF034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CBA60B" wp14:editId="10ADBAF5">
                  <wp:extent cx="2135697" cy="1480921"/>
                  <wp:effectExtent l="152400" t="190500" r="245745" b="233680"/>
                  <wp:docPr id="2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3B396419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CEAD864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287C3A17" w14:textId="77777777" w:rsidR="00F64F7E" w:rsidRDefault="00AC6FBE" w:rsidP="00F64F7E">
            <w:pPr>
              <w:pStyle w:val="Title"/>
            </w:pPr>
            <w:sdt>
              <w:sdtPr>
                <w:id w:val="-2119822466"/>
                <w:placeholder>
                  <w:docPart w:val="7FA3759D11084873A5BE02D3DBE71D4A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40CD3BF4" w14:textId="77777777" w:rsidR="00F64F7E" w:rsidRPr="0078527C" w:rsidRDefault="00AC6FBE" w:rsidP="00F64F7E">
            <w:sdt>
              <w:sdtPr>
                <w:id w:val="449058424"/>
                <w:placeholder>
                  <w:docPart w:val="D04C019B87C24BA48AE70F2E62BADAD1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C81D0F1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0094E96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3C1F5EA" w14:textId="77777777" w:rsidR="00F64F7E" w:rsidRDefault="00AC6FBE" w:rsidP="00F64F7E">
            <w:pPr>
              <w:pStyle w:val="Days"/>
            </w:pPr>
            <w:sdt>
              <w:sdtPr>
                <w:id w:val="1403173083"/>
                <w:placeholder>
                  <w:docPart w:val="5B115009EBC4423584D1BA658F47B1B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303DBE3" w14:textId="77777777" w:rsidR="00F64F7E" w:rsidRDefault="00AC6FBE" w:rsidP="00F64F7E">
            <w:pPr>
              <w:pStyle w:val="Days"/>
            </w:pPr>
            <w:sdt>
              <w:sdtPr>
                <w:id w:val="505401177"/>
                <w:placeholder>
                  <w:docPart w:val="BB5AF3E1EE2A4FBBABEA316C491CDE6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17710D" w14:textId="77777777" w:rsidR="00F64F7E" w:rsidRDefault="00AC6FBE" w:rsidP="00F64F7E">
            <w:pPr>
              <w:pStyle w:val="Days"/>
            </w:pPr>
            <w:sdt>
              <w:sdtPr>
                <w:id w:val="-483856160"/>
                <w:placeholder>
                  <w:docPart w:val="3D756F3E5D404639B9868982A8F95F5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58D48A" w14:textId="77777777" w:rsidR="00F64F7E" w:rsidRDefault="00AC6FBE" w:rsidP="00F64F7E">
            <w:pPr>
              <w:pStyle w:val="Days"/>
            </w:pPr>
            <w:sdt>
              <w:sdtPr>
                <w:id w:val="747229367"/>
                <w:placeholder>
                  <w:docPart w:val="81504875760E4CBDBB724547C4CD8FE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6DEA3A7" w14:textId="77777777" w:rsidR="00F64F7E" w:rsidRDefault="00AC6FBE" w:rsidP="00F64F7E">
            <w:pPr>
              <w:pStyle w:val="Days"/>
            </w:pPr>
            <w:sdt>
              <w:sdtPr>
                <w:id w:val="1494838180"/>
                <w:placeholder>
                  <w:docPart w:val="92E545F3A27143859462431BBFB1A7A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638F856" w14:textId="77777777" w:rsidR="00F64F7E" w:rsidRDefault="00AC6FBE" w:rsidP="00F64F7E">
            <w:pPr>
              <w:pStyle w:val="Days"/>
            </w:pPr>
            <w:sdt>
              <w:sdtPr>
                <w:id w:val="-1042437958"/>
                <w:placeholder>
                  <w:docPart w:val="E590CD4A3EB544889AC733A59D8FF6B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29BDDB3" w14:textId="77777777" w:rsidR="00F64F7E" w:rsidRDefault="00AC6FBE" w:rsidP="00F64F7E">
            <w:pPr>
              <w:pStyle w:val="Days"/>
            </w:pPr>
            <w:sdt>
              <w:sdtPr>
                <w:id w:val="1137604804"/>
                <w:placeholder>
                  <w:docPart w:val="AB65A2438E644B9EB4F07541819B622A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6108351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CBEC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47D45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A982E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0F3FA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09561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3960B8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401F9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4</w:t>
            </w:r>
          </w:p>
        </w:tc>
      </w:tr>
      <w:tr w:rsidR="00DA398C" w14:paraId="57F1D7E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E9F31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FD8F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D2DE6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AC21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7D8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3D50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91443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F56D16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58DEA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523CA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ED82D9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C190CD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DCFDB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FEF96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2B1A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11</w:t>
            </w:r>
          </w:p>
        </w:tc>
      </w:tr>
      <w:tr w:rsidR="00DA398C" w14:paraId="1B743B0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AB2B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9FE0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80DA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EA7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8922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06AB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F74D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9D96C8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0990E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07BB9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B45E02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73795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6C4C8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1E67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B4096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18</w:t>
            </w:r>
          </w:p>
        </w:tc>
      </w:tr>
      <w:tr w:rsidR="00DA398C" w14:paraId="0F8AFAE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25C5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23D5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D197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B36C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57843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7C72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213F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30E005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88CF7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D4D52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01B81F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014246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58361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1F24B0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F26B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25</w:t>
            </w:r>
          </w:p>
        </w:tc>
      </w:tr>
      <w:tr w:rsidR="00DA398C" w14:paraId="7EABFF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30081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2FE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E78FF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8BCF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1AA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D75B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CDA12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195DF7E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87029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7C2C43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BAB70C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0CFD61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617C84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F2C95E" w14:textId="77777777" w:rsidR="00DA398C" w:rsidRDefault="00DA398C" w:rsidP="00DA398C">
            <w:pPr>
              <w:pStyle w:val="Dates"/>
              <w:rPr>
                <w:noProof/>
              </w:rPr>
            </w:pPr>
            <w:r w:rsidRPr="00B54D05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23E6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1A5802D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FBED1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2C66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42F2E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6C6CD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9767E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7A5B9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198D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752FE1B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71907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BF7B4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E8EAB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80865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AE327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1B81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8F6C0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6A4F28A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F32AE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C0EE4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80F86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6312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5885A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0D15E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0D8FB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79D8AD3E" w14:textId="77777777" w:rsidR="001A74D2" w:rsidRDefault="00AC6FBE" w:rsidP="001A74D2">
      <w:pPr>
        <w:pStyle w:val="Quote"/>
      </w:pPr>
      <w:sdt>
        <w:sdtPr>
          <w:id w:val="2064749667"/>
          <w:placeholder>
            <w:docPart w:val="AF11246D2C0E43669B6CBD7F0C0622CD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87B246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1223A4EF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7304713" w14:textId="77777777" w:rsidR="00F64F7E" w:rsidRDefault="00F64F7E" w:rsidP="00F64F7E">
            <w:pPr>
              <w:pStyle w:val="Month"/>
            </w:pPr>
            <w:r>
              <w:lastRenderedPageBreak/>
              <w:t>November</w:t>
            </w:r>
          </w:p>
        </w:tc>
      </w:tr>
      <w:tr w:rsidR="00F64F7E" w14:paraId="1829A19D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7C7B1034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2EDBC6F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029CE4B" w14:textId="77777777" w:rsidR="00F64F7E" w:rsidRDefault="00AC6FBE" w:rsidP="00F64F7E">
            <w:pPr>
              <w:pStyle w:val="Subtitle"/>
            </w:pPr>
            <w:sdt>
              <w:sdtPr>
                <w:id w:val="1747917881"/>
                <w:placeholder>
                  <w:docPart w:val="007F06B9C5F044AD91FBF483859CC70F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6E3880D6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06C187E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0DF466CE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41895D2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3E9FD00" wp14:editId="729BEB73">
                  <wp:extent cx="2135697" cy="1480921"/>
                  <wp:effectExtent l="152400" t="190500" r="245745" b="233680"/>
                  <wp:docPr id="22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4F46591E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8B39326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C20C097" w14:textId="77777777" w:rsidR="00F64F7E" w:rsidRDefault="00AC6FBE" w:rsidP="00F64F7E">
            <w:pPr>
              <w:pStyle w:val="Title"/>
            </w:pPr>
            <w:sdt>
              <w:sdtPr>
                <w:id w:val="359945180"/>
                <w:placeholder>
                  <w:docPart w:val="5148624A4DC84918BB2B68D7B18A11F0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3F894C01" w14:textId="77777777" w:rsidR="00F64F7E" w:rsidRPr="0078527C" w:rsidRDefault="00AC6FBE" w:rsidP="00F64F7E">
            <w:sdt>
              <w:sdtPr>
                <w:id w:val="1778442825"/>
                <w:placeholder>
                  <w:docPart w:val="5DF720BFB66A49CCA26B20A6E193A9E3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135929D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73FE9D5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D5A3B2" w14:textId="77777777" w:rsidR="00F64F7E" w:rsidRDefault="00AC6FBE" w:rsidP="00F64F7E">
            <w:pPr>
              <w:pStyle w:val="Days"/>
            </w:pPr>
            <w:sdt>
              <w:sdtPr>
                <w:id w:val="-2095614073"/>
                <w:placeholder>
                  <w:docPart w:val="B5E155E05B7F46C8BF0D941A7FDC02C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6F5CEAA" w14:textId="77777777" w:rsidR="00F64F7E" w:rsidRDefault="00AC6FBE" w:rsidP="00F64F7E">
            <w:pPr>
              <w:pStyle w:val="Days"/>
            </w:pPr>
            <w:sdt>
              <w:sdtPr>
                <w:id w:val="-977446766"/>
                <w:placeholder>
                  <w:docPart w:val="0ACB6925C0A74B73B0984AC49A48079C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0611EB" w14:textId="77777777" w:rsidR="00F64F7E" w:rsidRDefault="00AC6FBE" w:rsidP="00F64F7E">
            <w:pPr>
              <w:pStyle w:val="Days"/>
            </w:pPr>
            <w:sdt>
              <w:sdtPr>
                <w:id w:val="529913134"/>
                <w:placeholder>
                  <w:docPart w:val="77EA0F98F4A5424CA044C0618E693452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6EA4D1F" w14:textId="77777777" w:rsidR="00F64F7E" w:rsidRDefault="00AC6FBE" w:rsidP="00F64F7E">
            <w:pPr>
              <w:pStyle w:val="Days"/>
            </w:pPr>
            <w:sdt>
              <w:sdtPr>
                <w:id w:val="-1314336062"/>
                <w:placeholder>
                  <w:docPart w:val="A27AC18208A841C09886882776120536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9D75B3" w14:textId="77777777" w:rsidR="00F64F7E" w:rsidRDefault="00AC6FBE" w:rsidP="00F64F7E">
            <w:pPr>
              <w:pStyle w:val="Days"/>
            </w:pPr>
            <w:sdt>
              <w:sdtPr>
                <w:id w:val="-1000261901"/>
                <w:placeholder>
                  <w:docPart w:val="056D13A0A4A743419BCBFB83DC98F3D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4B95342" w14:textId="77777777" w:rsidR="00F64F7E" w:rsidRDefault="00AC6FBE" w:rsidP="00F64F7E">
            <w:pPr>
              <w:pStyle w:val="Days"/>
            </w:pPr>
            <w:sdt>
              <w:sdtPr>
                <w:id w:val="1509641470"/>
                <w:placeholder>
                  <w:docPart w:val="CFF9041E8A284A519B4B1028A1F94715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BBCEF0" w14:textId="77777777" w:rsidR="00F64F7E" w:rsidRDefault="00AC6FBE" w:rsidP="00F64F7E">
            <w:pPr>
              <w:pStyle w:val="Days"/>
            </w:pPr>
            <w:sdt>
              <w:sdtPr>
                <w:id w:val="-213043095"/>
                <w:placeholder>
                  <w:docPart w:val="EF642F4FA1AC4FCC999A633E8472B498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39607FD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E7B9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D380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F76C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085FB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4C53C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360B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64E98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</w:t>
            </w:r>
          </w:p>
        </w:tc>
      </w:tr>
      <w:tr w:rsidR="00DA398C" w14:paraId="3462F19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54F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882C7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E24B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3AB1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7820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C4E76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EDC9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3076D4F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A47C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01748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0AFA5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BF1AC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73AD06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C1796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5B1D1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8</w:t>
            </w:r>
          </w:p>
        </w:tc>
      </w:tr>
      <w:tr w:rsidR="00DA398C" w14:paraId="389E144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D3EB2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0391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CA001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348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3384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8269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24F37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02409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7D743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DF215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0EE08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C826F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8B5A59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15DDE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EEAB0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15</w:t>
            </w:r>
          </w:p>
        </w:tc>
      </w:tr>
      <w:tr w:rsidR="00DA398C" w14:paraId="567079D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32AE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E1B49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D9C21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F715B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9CE6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3FF79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0B741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8470C9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EA90F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A885A1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B61E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86E044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5636E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85A14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8D457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22</w:t>
            </w:r>
          </w:p>
        </w:tc>
      </w:tr>
      <w:tr w:rsidR="00DA398C" w14:paraId="59996BC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BB92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DD790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789F4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83B7F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366A8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A0D1E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A121C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8CE2C4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818F0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1AE1E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31835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88CDFD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5348E2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200E78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D801EA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29</w:t>
            </w:r>
          </w:p>
        </w:tc>
      </w:tr>
      <w:tr w:rsidR="00DA398C" w14:paraId="0E8A7FF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8551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84F3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839FF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C81D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2E47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2DDC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83C7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B45F5A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B7B6B" w14:textId="77777777" w:rsidR="00DA398C" w:rsidRDefault="00DA398C" w:rsidP="00DA398C">
            <w:pPr>
              <w:pStyle w:val="Dates"/>
              <w:rPr>
                <w:noProof/>
              </w:rPr>
            </w:pPr>
            <w:r w:rsidRPr="001260C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9AB8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A5C1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0B760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BAF71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A597A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B6BB8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124F9B3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EC57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19407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CBDD5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F73BF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3E85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B43BB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6503C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302CC0D" w14:textId="77777777" w:rsidR="001A74D2" w:rsidRDefault="00AC6FBE" w:rsidP="001A74D2">
      <w:pPr>
        <w:pStyle w:val="Quote"/>
      </w:pPr>
      <w:sdt>
        <w:sdtPr>
          <w:id w:val="1675215931"/>
          <w:placeholder>
            <w:docPart w:val="545EE79E7B4C4F79825FF029C48FE53E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D5AC93D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145E8FA4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4EE7240B" w14:textId="77777777" w:rsidR="00F64F7E" w:rsidRDefault="00F64F7E" w:rsidP="00F64F7E">
            <w:pPr>
              <w:pStyle w:val="Month"/>
            </w:pPr>
            <w:r>
              <w:lastRenderedPageBreak/>
              <w:t>December</w:t>
            </w:r>
          </w:p>
        </w:tc>
      </w:tr>
      <w:tr w:rsidR="00F64F7E" w14:paraId="027E7406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AB951A9" w14:textId="77777777" w:rsidR="00F64F7E" w:rsidRDefault="00DA398C" w:rsidP="00F64F7E">
            <w:pPr>
              <w:pStyle w:val="Year"/>
            </w:pPr>
            <w:r>
              <w:t>2025</w:t>
            </w:r>
          </w:p>
        </w:tc>
      </w:tr>
      <w:tr w:rsidR="00F64F7E" w14:paraId="5196FDBF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4835C36D" w14:textId="77777777" w:rsidR="00F64F7E" w:rsidRDefault="00AC6FBE" w:rsidP="00F64F7E">
            <w:pPr>
              <w:pStyle w:val="Subtitle"/>
            </w:pPr>
            <w:sdt>
              <w:sdtPr>
                <w:id w:val="612557982"/>
                <w:placeholder>
                  <w:docPart w:val="26DA30FC4058463DA95854B1C11E7488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79DA37A7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28916E5E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6E43C7CA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95480B3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2A47DC1" wp14:editId="5B79535E">
                  <wp:extent cx="2135697" cy="1480921"/>
                  <wp:effectExtent l="152400" t="190500" r="245745" b="233680"/>
                  <wp:docPr id="2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02528935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395FFB3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C7F3D95" w14:textId="77777777" w:rsidR="00F64F7E" w:rsidRDefault="00AC6FBE" w:rsidP="00F64F7E">
            <w:pPr>
              <w:pStyle w:val="Title"/>
            </w:pPr>
            <w:sdt>
              <w:sdtPr>
                <w:id w:val="-219369257"/>
                <w:placeholder>
                  <w:docPart w:val="23073CB9F54E47E9AC9FEF0B6058A84F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686A68E0" w14:textId="77777777" w:rsidR="00F64F7E" w:rsidRPr="0078527C" w:rsidRDefault="00AC6FBE" w:rsidP="00F64F7E">
            <w:sdt>
              <w:sdtPr>
                <w:id w:val="-1851175642"/>
                <w:placeholder>
                  <w:docPart w:val="31029C9657AA49B19875509B0788E13C"/>
                </w:placeholder>
                <w:temporary/>
                <w:showingPlcHdr/>
                <w15:appearance w15:val="hidden"/>
              </w:sdtPr>
              <w:sdtEndPr/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5463B01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4C99FAF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36662B0" w14:textId="77777777" w:rsidR="00F64F7E" w:rsidRDefault="00AC6FBE" w:rsidP="00F64F7E">
            <w:pPr>
              <w:pStyle w:val="Days"/>
            </w:pPr>
            <w:sdt>
              <w:sdtPr>
                <w:id w:val="-266695043"/>
                <w:placeholder>
                  <w:docPart w:val="0E2518A1ADB04ADC8C4D9891EC51B743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E4C8C3" w14:textId="77777777" w:rsidR="00F64F7E" w:rsidRDefault="00AC6FBE" w:rsidP="00F64F7E">
            <w:pPr>
              <w:pStyle w:val="Days"/>
            </w:pPr>
            <w:sdt>
              <w:sdtPr>
                <w:id w:val="-1640406243"/>
                <w:placeholder>
                  <w:docPart w:val="48B0D7FC7AB54CBBAD07069CF1B5B4B4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F6D4FA" w14:textId="77777777" w:rsidR="00F64F7E" w:rsidRDefault="00AC6FBE" w:rsidP="00F64F7E">
            <w:pPr>
              <w:pStyle w:val="Days"/>
            </w:pPr>
            <w:sdt>
              <w:sdtPr>
                <w:id w:val="-1682418680"/>
                <w:placeholder>
                  <w:docPart w:val="DF6A9B4A4416444D83E1F21552C4A36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05569A4" w14:textId="77777777" w:rsidR="00F64F7E" w:rsidRDefault="00AC6FBE" w:rsidP="00F64F7E">
            <w:pPr>
              <w:pStyle w:val="Days"/>
            </w:pPr>
            <w:sdt>
              <w:sdtPr>
                <w:id w:val="306141413"/>
                <w:placeholder>
                  <w:docPart w:val="7231B5B6C36A4ABF8F1DE4C08613F8D7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7C284DB" w14:textId="77777777" w:rsidR="00F64F7E" w:rsidRDefault="00AC6FBE" w:rsidP="00F64F7E">
            <w:pPr>
              <w:pStyle w:val="Days"/>
            </w:pPr>
            <w:sdt>
              <w:sdtPr>
                <w:id w:val="-1826659932"/>
                <w:placeholder>
                  <w:docPart w:val="60A338CAD60543A58A2AEF4CCE715D2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C6F9BF4" w14:textId="77777777" w:rsidR="00F64F7E" w:rsidRDefault="00AC6FBE" w:rsidP="00F64F7E">
            <w:pPr>
              <w:pStyle w:val="Days"/>
            </w:pPr>
            <w:sdt>
              <w:sdtPr>
                <w:id w:val="862634711"/>
                <w:placeholder>
                  <w:docPart w:val="9B415FE15BCA495FBBD528D997AAD99E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0BEA3AE" w14:textId="77777777" w:rsidR="00F64F7E" w:rsidRDefault="00AC6FBE" w:rsidP="00F64F7E">
            <w:pPr>
              <w:pStyle w:val="Days"/>
            </w:pPr>
            <w:sdt>
              <w:sdtPr>
                <w:id w:val="593298852"/>
                <w:placeholder>
                  <w:docPart w:val="A1C01C2B3FFC442E80805223F4CFCB09"/>
                </w:placeholder>
                <w:temporary/>
                <w:showingPlcHdr/>
                <w15:appearance w15:val="hidden"/>
              </w:sdtPr>
              <w:sdtEndPr/>
              <w:sdtContent>
                <w:r w:rsidR="00F64F7E">
                  <w:t>Saturday</w:t>
                </w:r>
              </w:sdtContent>
            </w:sdt>
          </w:p>
        </w:tc>
      </w:tr>
      <w:tr w:rsidR="00DA398C" w14:paraId="1E0F7F6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3E9F4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70C7F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B568B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7FF21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77A84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80C8E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A6FB9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6</w:t>
            </w:r>
          </w:p>
        </w:tc>
      </w:tr>
      <w:tr w:rsidR="00DA398C" w14:paraId="3010242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7098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545C1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5E1AC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36FD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AD6E4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6B2F6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06EF1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482C14B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48706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0CA64F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5519D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CC16B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90D96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F20E1A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3DDA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13</w:t>
            </w:r>
          </w:p>
        </w:tc>
      </w:tr>
      <w:tr w:rsidR="00DA398C" w14:paraId="237D469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233BF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BF84B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5407A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B54B1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0F3DA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BDDAC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7F08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53E1F32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90178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8A1570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65300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F10556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66B14B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AC909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33E4E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20</w:t>
            </w:r>
          </w:p>
        </w:tc>
      </w:tr>
      <w:tr w:rsidR="00DA398C" w14:paraId="35C671E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9C23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DD51F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9D2B5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95A46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D16C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FE73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97488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6C93476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0DA037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C80EE9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F0CB9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BE9274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0553FE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7407A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572781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27</w:t>
            </w:r>
          </w:p>
        </w:tc>
      </w:tr>
      <w:tr w:rsidR="00DA398C" w14:paraId="43988844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27BF9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EF20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C7EA6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7784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F0BE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1793E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90C9B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D93769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0777D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E4C7A3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B67CC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9BDB2" w14:textId="77777777" w:rsidR="00DA398C" w:rsidRDefault="00DA398C" w:rsidP="00DA398C">
            <w:pPr>
              <w:pStyle w:val="Dates"/>
              <w:rPr>
                <w:noProof/>
              </w:rPr>
            </w:pPr>
            <w:r w:rsidRPr="00761548">
              <w:t>31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CF458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B539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B291E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F64F7E" w14:paraId="0812AF4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3AA4B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D597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ED2BE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A0D7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3724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633AA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CCCE4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236139F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DAC18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3E711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85698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2E48A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A5AB4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A955C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CA4F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444EA09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F9DFB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09778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3A76E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EFD94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03C1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BECF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2CEB6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77364C0" w14:textId="77777777" w:rsidR="001A74D2" w:rsidRDefault="00AC6FBE">
      <w:pPr>
        <w:pStyle w:val="Quote"/>
      </w:pPr>
      <w:sdt>
        <w:sdtPr>
          <w:id w:val="993983811"/>
          <w:placeholder>
            <w:docPart w:val="1B9674DE3D6942E2BE7A9CD1DC105F30"/>
          </w:placeholder>
          <w:temporary/>
          <w:showingPlcHdr/>
          <w15:appearance w15:val="hidden"/>
        </w:sdtPr>
        <w:sdtEndPr/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sectPr w:rsidR="001A74D2" w:rsidSect="00E85518">
      <w:pgSz w:w="12240" w:h="15840"/>
      <w:pgMar w:top="720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5F25B" w14:textId="77777777" w:rsidR="003E4D34" w:rsidRDefault="003E4D34">
      <w:pPr>
        <w:spacing w:before="0" w:after="0"/>
      </w:pPr>
      <w:r>
        <w:separator/>
      </w:r>
    </w:p>
  </w:endnote>
  <w:endnote w:type="continuationSeparator" w:id="0">
    <w:p w14:paraId="7929C0FB" w14:textId="77777777" w:rsidR="003E4D34" w:rsidRDefault="003E4D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4B45" w14:textId="77777777" w:rsidR="003E4D34" w:rsidRDefault="003E4D34">
      <w:pPr>
        <w:spacing w:before="0" w:after="0"/>
      </w:pPr>
      <w:r>
        <w:separator/>
      </w:r>
    </w:p>
  </w:footnote>
  <w:footnote w:type="continuationSeparator" w:id="0">
    <w:p w14:paraId="1D3E0D2B" w14:textId="77777777" w:rsidR="003E4D34" w:rsidRDefault="003E4D3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0042">
    <w:abstractNumId w:val="9"/>
  </w:num>
  <w:num w:numId="2" w16cid:durableId="88745837">
    <w:abstractNumId w:val="7"/>
  </w:num>
  <w:num w:numId="3" w16cid:durableId="437723554">
    <w:abstractNumId w:val="6"/>
  </w:num>
  <w:num w:numId="4" w16cid:durableId="2121290115">
    <w:abstractNumId w:val="5"/>
  </w:num>
  <w:num w:numId="5" w16cid:durableId="726611790">
    <w:abstractNumId w:val="4"/>
  </w:num>
  <w:num w:numId="6" w16cid:durableId="1402019289">
    <w:abstractNumId w:val="8"/>
  </w:num>
  <w:num w:numId="7" w16cid:durableId="952326606">
    <w:abstractNumId w:val="3"/>
  </w:num>
  <w:num w:numId="8" w16cid:durableId="1809130945">
    <w:abstractNumId w:val="2"/>
  </w:num>
  <w:num w:numId="9" w16cid:durableId="720985617">
    <w:abstractNumId w:val="1"/>
  </w:num>
  <w:num w:numId="10" w16cid:durableId="14085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294574"/>
    <w:rsid w:val="000439C7"/>
    <w:rsid w:val="00046CE3"/>
    <w:rsid w:val="000B6223"/>
    <w:rsid w:val="000D01F2"/>
    <w:rsid w:val="00121CBD"/>
    <w:rsid w:val="00124ADC"/>
    <w:rsid w:val="00137D21"/>
    <w:rsid w:val="00174F97"/>
    <w:rsid w:val="00193E15"/>
    <w:rsid w:val="001A74D2"/>
    <w:rsid w:val="0025461A"/>
    <w:rsid w:val="0025748C"/>
    <w:rsid w:val="00294574"/>
    <w:rsid w:val="002D4655"/>
    <w:rsid w:val="002F7032"/>
    <w:rsid w:val="00320970"/>
    <w:rsid w:val="00330D06"/>
    <w:rsid w:val="00375B27"/>
    <w:rsid w:val="00381234"/>
    <w:rsid w:val="003C08C2"/>
    <w:rsid w:val="003C33CE"/>
    <w:rsid w:val="003E4D34"/>
    <w:rsid w:val="004214C8"/>
    <w:rsid w:val="00440D9C"/>
    <w:rsid w:val="004433AF"/>
    <w:rsid w:val="0045525C"/>
    <w:rsid w:val="0045537C"/>
    <w:rsid w:val="004A72A3"/>
    <w:rsid w:val="004E0874"/>
    <w:rsid w:val="004F670E"/>
    <w:rsid w:val="005472F9"/>
    <w:rsid w:val="005553D1"/>
    <w:rsid w:val="005B07ED"/>
    <w:rsid w:val="005B0C48"/>
    <w:rsid w:val="005D5DC8"/>
    <w:rsid w:val="005F1211"/>
    <w:rsid w:val="006151D3"/>
    <w:rsid w:val="00621B98"/>
    <w:rsid w:val="0064687B"/>
    <w:rsid w:val="00680558"/>
    <w:rsid w:val="006E11E9"/>
    <w:rsid w:val="006F14E5"/>
    <w:rsid w:val="0074552D"/>
    <w:rsid w:val="0078527C"/>
    <w:rsid w:val="008043F6"/>
    <w:rsid w:val="00812DAD"/>
    <w:rsid w:val="0081356A"/>
    <w:rsid w:val="00813E90"/>
    <w:rsid w:val="00871B27"/>
    <w:rsid w:val="00890592"/>
    <w:rsid w:val="008B41D3"/>
    <w:rsid w:val="008F0AEB"/>
    <w:rsid w:val="0090268C"/>
    <w:rsid w:val="00925ED9"/>
    <w:rsid w:val="00997C7D"/>
    <w:rsid w:val="009A164A"/>
    <w:rsid w:val="009A7C5B"/>
    <w:rsid w:val="00A4405D"/>
    <w:rsid w:val="00B84FB0"/>
    <w:rsid w:val="00B864F3"/>
    <w:rsid w:val="00BC6A26"/>
    <w:rsid w:val="00BF0FEE"/>
    <w:rsid w:val="00BF4383"/>
    <w:rsid w:val="00C01EED"/>
    <w:rsid w:val="00C41633"/>
    <w:rsid w:val="00C4518D"/>
    <w:rsid w:val="00C52AFE"/>
    <w:rsid w:val="00CB00F4"/>
    <w:rsid w:val="00CB7095"/>
    <w:rsid w:val="00D81D6E"/>
    <w:rsid w:val="00D86D82"/>
    <w:rsid w:val="00DA398C"/>
    <w:rsid w:val="00E14558"/>
    <w:rsid w:val="00E4576C"/>
    <w:rsid w:val="00E7264F"/>
    <w:rsid w:val="00E85518"/>
    <w:rsid w:val="00EA415B"/>
    <w:rsid w:val="00F26250"/>
    <w:rsid w:val="00F64F7E"/>
    <w:rsid w:val="00FE13F4"/>
    <w:rsid w:val="00FF3060"/>
    <w:rsid w:val="52D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BFB843"/>
  <w15:docId w15:val="{1F201B3D-D9B2-4812-961A-0634AB61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58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rsid w:val="004214C8"/>
    <w:pPr>
      <w:spacing w:before="0" w:after="0"/>
      <w:jc w:val="right"/>
    </w:pPr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19"/>
    <w:semiHidden/>
    <w:unhideWhenUsed/>
    <w:rsid w:val="0045537C"/>
    <w:pPr>
      <w:spacing w:after="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19"/>
    <w:semiHidden/>
    <w:rsid w:val="0045537C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558"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E14558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8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FDC9E31C-7679-49CA-8791-1E5560E35247%7d\%7bC4BF4E6B-F6C3-4839-A386-BA4440E65184%7dtf1638294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514831420841C7B4CB7FD407E7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6DA82-E89D-4D7D-9908-000D09B8FA4B}"/>
      </w:docPartPr>
      <w:docPartBody>
        <w:p w:rsidR="003969B5" w:rsidRDefault="003969B5">
          <w:pPr>
            <w:pStyle w:val="E4514831420841C7B4CB7FD407E75790"/>
          </w:pPr>
          <w:r>
            <w:t>Subtitle</w:t>
          </w:r>
        </w:p>
      </w:docPartBody>
    </w:docPart>
    <w:docPart>
      <w:docPartPr>
        <w:name w:val="7C93F2B7D38F406794C414882A856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83B3-1EE7-4D45-B4A7-82ED4294C69D}"/>
      </w:docPartPr>
      <w:docPartBody>
        <w:p w:rsidR="003969B5" w:rsidRDefault="003969B5">
          <w:pPr>
            <w:pStyle w:val="7C93F2B7D38F406794C414882A856072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E1765A021EBE4035AEFCA3A72BDB7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AA41A-BCA6-49D7-AF54-712B690AB83C}"/>
      </w:docPartPr>
      <w:docPartBody>
        <w:p w:rsidR="003969B5" w:rsidRDefault="003969B5">
          <w:pPr>
            <w:pStyle w:val="E1765A021EBE4035AEFCA3A72BDB778E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6A7C39382764FB7A3B7E216339EC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D1F3-2A03-4616-BB18-7EC8E27C2167}"/>
      </w:docPartPr>
      <w:docPartBody>
        <w:p w:rsidR="003969B5" w:rsidRDefault="003969B5">
          <w:pPr>
            <w:pStyle w:val="06A7C39382764FB7A3B7E216339ECB20"/>
          </w:pPr>
          <w:r>
            <w:t>Sunday</w:t>
          </w:r>
        </w:p>
      </w:docPartBody>
    </w:docPart>
    <w:docPart>
      <w:docPartPr>
        <w:name w:val="6601DB9931AF492E83545D859D593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23DC-8380-4338-9C23-68D88F67ED2C}"/>
      </w:docPartPr>
      <w:docPartBody>
        <w:p w:rsidR="003969B5" w:rsidRDefault="003969B5">
          <w:pPr>
            <w:pStyle w:val="6601DB9931AF492E83545D859D593F7C"/>
          </w:pPr>
          <w:r>
            <w:t>Monday</w:t>
          </w:r>
        </w:p>
      </w:docPartBody>
    </w:docPart>
    <w:docPart>
      <w:docPartPr>
        <w:name w:val="5E86BA21ED894F25BC482D643F881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21FC1-11A4-4C62-B769-2AC557594CAF}"/>
      </w:docPartPr>
      <w:docPartBody>
        <w:p w:rsidR="003969B5" w:rsidRDefault="003969B5">
          <w:pPr>
            <w:pStyle w:val="5E86BA21ED894F25BC482D643F88198E"/>
          </w:pPr>
          <w:r>
            <w:t>Tuesday</w:t>
          </w:r>
        </w:p>
      </w:docPartBody>
    </w:docPart>
    <w:docPart>
      <w:docPartPr>
        <w:name w:val="3A75EF705FC44A858E54759F24F58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F8FF3-DCF7-4499-BA6A-3A5AE49E4B11}"/>
      </w:docPartPr>
      <w:docPartBody>
        <w:p w:rsidR="003969B5" w:rsidRDefault="003969B5">
          <w:pPr>
            <w:pStyle w:val="3A75EF705FC44A858E54759F24F588B7"/>
          </w:pPr>
          <w:r>
            <w:t>Wednesday</w:t>
          </w:r>
        </w:p>
      </w:docPartBody>
    </w:docPart>
    <w:docPart>
      <w:docPartPr>
        <w:name w:val="7FD050A2716148D3B0B4517AB86C7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6BA73-0CE5-46F4-B40A-C79BE7FDEC26}"/>
      </w:docPartPr>
      <w:docPartBody>
        <w:p w:rsidR="003969B5" w:rsidRDefault="003969B5">
          <w:pPr>
            <w:pStyle w:val="7FD050A2716148D3B0B4517AB86C7D9D"/>
          </w:pPr>
          <w:r>
            <w:t>Thursday</w:t>
          </w:r>
        </w:p>
      </w:docPartBody>
    </w:docPart>
    <w:docPart>
      <w:docPartPr>
        <w:name w:val="444AAE92B402432D9B8270EC318A5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A22AC-BC6E-44F4-8A98-04E3D6506EF1}"/>
      </w:docPartPr>
      <w:docPartBody>
        <w:p w:rsidR="003969B5" w:rsidRDefault="003969B5">
          <w:pPr>
            <w:pStyle w:val="444AAE92B402432D9B8270EC318A57DA"/>
          </w:pPr>
          <w:r>
            <w:t>Friday</w:t>
          </w:r>
        </w:p>
      </w:docPartBody>
    </w:docPart>
    <w:docPart>
      <w:docPartPr>
        <w:name w:val="C8C7343ECC854B5087E7CAE734C16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716EB-E92E-4382-B7DA-4630FB2900DA}"/>
      </w:docPartPr>
      <w:docPartBody>
        <w:p w:rsidR="003969B5" w:rsidRDefault="003969B5">
          <w:pPr>
            <w:pStyle w:val="C8C7343ECC854B5087E7CAE734C16C16"/>
          </w:pPr>
          <w:r>
            <w:t>Saturday</w:t>
          </w:r>
        </w:p>
      </w:docPartBody>
    </w:docPart>
    <w:docPart>
      <w:docPartPr>
        <w:name w:val="F9D1E2913A2B42028F6A2C9CBB4E2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AA8BB-8A7C-4A1B-8044-12C8809F0D5E}"/>
      </w:docPartPr>
      <w:docPartBody>
        <w:p w:rsidR="003969B5" w:rsidRDefault="003969B5">
          <w:pPr>
            <w:pStyle w:val="F9D1E2913A2B42028F6A2C9CBB4E23E1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E0B41A6CF54D4BF084FE09ABC948E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9089C-3736-4D07-A5BB-48FFCDE7C463}"/>
      </w:docPartPr>
      <w:docPartBody>
        <w:p w:rsidR="003969B5" w:rsidRDefault="003969B5">
          <w:pPr>
            <w:pStyle w:val="E0B41A6CF54D4BF084FE09ABC948EBF1"/>
          </w:pPr>
          <w:r>
            <w:t>Subtitle</w:t>
          </w:r>
        </w:p>
      </w:docPartBody>
    </w:docPart>
    <w:docPart>
      <w:docPartPr>
        <w:name w:val="E97A93766F1246A7ACB23A9888E2E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42BD7-4CCB-4B45-9E2B-B490DFAC1FD6}"/>
      </w:docPartPr>
      <w:docPartBody>
        <w:p w:rsidR="003969B5" w:rsidRDefault="003969B5">
          <w:pPr>
            <w:pStyle w:val="E97A93766F1246A7ACB23A9888E2ECFC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C5F3BA04DDD54C67966992E7B9703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B7F69-6F7C-4E3A-8B3C-4E6CDA1FA07F}"/>
      </w:docPartPr>
      <w:docPartBody>
        <w:p w:rsidR="003969B5" w:rsidRDefault="003969B5">
          <w:pPr>
            <w:pStyle w:val="C5F3BA04DDD54C67966992E7B97039E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7F884D5F1E824717A9530AFEF3118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E3084-F503-4B58-8E96-C54D13E38935}"/>
      </w:docPartPr>
      <w:docPartBody>
        <w:p w:rsidR="003969B5" w:rsidRDefault="003969B5">
          <w:pPr>
            <w:pStyle w:val="7F884D5F1E824717A9530AFEF3118EA3"/>
          </w:pPr>
          <w:r>
            <w:t>Sunday</w:t>
          </w:r>
        </w:p>
      </w:docPartBody>
    </w:docPart>
    <w:docPart>
      <w:docPartPr>
        <w:name w:val="8B335286036745858AFB93A1BC510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C71BB4-4654-4E4F-A921-2B2084B01209}"/>
      </w:docPartPr>
      <w:docPartBody>
        <w:p w:rsidR="003969B5" w:rsidRDefault="003969B5">
          <w:pPr>
            <w:pStyle w:val="8B335286036745858AFB93A1BC510E30"/>
          </w:pPr>
          <w:r>
            <w:t>Monday</w:t>
          </w:r>
        </w:p>
      </w:docPartBody>
    </w:docPart>
    <w:docPart>
      <w:docPartPr>
        <w:name w:val="1621A981239B40B99C5E68CB42350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AAB4B-A59B-40E7-8EFF-372E9C1EE509}"/>
      </w:docPartPr>
      <w:docPartBody>
        <w:p w:rsidR="003969B5" w:rsidRDefault="003969B5">
          <w:pPr>
            <w:pStyle w:val="1621A981239B40B99C5E68CB42350220"/>
          </w:pPr>
          <w:r>
            <w:t>Tuesday</w:t>
          </w:r>
        </w:p>
      </w:docPartBody>
    </w:docPart>
    <w:docPart>
      <w:docPartPr>
        <w:name w:val="4FD367F3E52B4D04BF77E42A9170A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FC20C-8101-4C0A-8CF1-62B3BCFEB1EB}"/>
      </w:docPartPr>
      <w:docPartBody>
        <w:p w:rsidR="003969B5" w:rsidRDefault="003969B5">
          <w:pPr>
            <w:pStyle w:val="4FD367F3E52B4D04BF77E42A9170A1AE"/>
          </w:pPr>
          <w:r>
            <w:t>Wednesday</w:t>
          </w:r>
        </w:p>
      </w:docPartBody>
    </w:docPart>
    <w:docPart>
      <w:docPartPr>
        <w:name w:val="3060A32A196546FCB441D0D89FB6A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FF143-291A-4D10-9EB3-F502613084D8}"/>
      </w:docPartPr>
      <w:docPartBody>
        <w:p w:rsidR="003969B5" w:rsidRDefault="003969B5">
          <w:pPr>
            <w:pStyle w:val="3060A32A196546FCB441D0D89FB6A727"/>
          </w:pPr>
          <w:r>
            <w:t>Thursday</w:t>
          </w:r>
        </w:p>
      </w:docPartBody>
    </w:docPart>
    <w:docPart>
      <w:docPartPr>
        <w:name w:val="0723F7FB7D234B4AA903A9364288C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E33D85-5681-4245-9E82-E74F68C26BCB}"/>
      </w:docPartPr>
      <w:docPartBody>
        <w:p w:rsidR="003969B5" w:rsidRDefault="003969B5">
          <w:pPr>
            <w:pStyle w:val="0723F7FB7D234B4AA903A9364288C86A"/>
          </w:pPr>
          <w:r>
            <w:t>Friday</w:t>
          </w:r>
        </w:p>
      </w:docPartBody>
    </w:docPart>
    <w:docPart>
      <w:docPartPr>
        <w:name w:val="FC83BBDCF1A6460BA6680A1FECC71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78C27-5194-4AD2-9BD6-4C1C74F0145F}"/>
      </w:docPartPr>
      <w:docPartBody>
        <w:p w:rsidR="003969B5" w:rsidRDefault="003969B5">
          <w:pPr>
            <w:pStyle w:val="FC83BBDCF1A6460BA6680A1FECC71153"/>
          </w:pPr>
          <w:r>
            <w:t>Saturday</w:t>
          </w:r>
        </w:p>
      </w:docPartBody>
    </w:docPart>
    <w:docPart>
      <w:docPartPr>
        <w:name w:val="64508A6D956144B6A7A25007922D5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99BDA-7281-47DC-BB40-0F33959745EF}"/>
      </w:docPartPr>
      <w:docPartBody>
        <w:p w:rsidR="003969B5" w:rsidRDefault="003969B5">
          <w:pPr>
            <w:pStyle w:val="64508A6D956144B6A7A25007922D514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F70709CCE30B4BD387577C3A1DBFC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046B6-9A4F-4456-A454-073C199FCDE9}"/>
      </w:docPartPr>
      <w:docPartBody>
        <w:p w:rsidR="003969B5" w:rsidRDefault="003969B5">
          <w:pPr>
            <w:pStyle w:val="F70709CCE30B4BD387577C3A1DBFC85C"/>
          </w:pPr>
          <w:r>
            <w:t>Subtitle</w:t>
          </w:r>
        </w:p>
      </w:docPartBody>
    </w:docPart>
    <w:docPart>
      <w:docPartPr>
        <w:name w:val="1F6D4C2BC67749F58988C4475BE01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96719-3C44-424A-8AE4-2F272ABD8BF2}"/>
      </w:docPartPr>
      <w:docPartBody>
        <w:p w:rsidR="003969B5" w:rsidRDefault="003969B5">
          <w:pPr>
            <w:pStyle w:val="1F6D4C2BC67749F58988C4475BE0106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66D02867865480D9694C142B30DB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B3C31-5311-40BB-A134-81EFA624F0D4}"/>
      </w:docPartPr>
      <w:docPartBody>
        <w:p w:rsidR="003969B5" w:rsidRDefault="003969B5">
          <w:pPr>
            <w:pStyle w:val="366D02867865480D9694C142B30DB0F8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B7CDCCD83DF46229540E98966AD4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D1DC3-1D11-428A-9554-8B4BB45A037F}"/>
      </w:docPartPr>
      <w:docPartBody>
        <w:p w:rsidR="003969B5" w:rsidRDefault="003969B5">
          <w:pPr>
            <w:pStyle w:val="3B7CDCCD83DF46229540E98966AD483F"/>
          </w:pPr>
          <w:r>
            <w:t>Sunday</w:t>
          </w:r>
        </w:p>
      </w:docPartBody>
    </w:docPart>
    <w:docPart>
      <w:docPartPr>
        <w:name w:val="F379B38229CF49F593C7E29D2DF67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AF4DA-833E-410D-A6A9-617CC92A4158}"/>
      </w:docPartPr>
      <w:docPartBody>
        <w:p w:rsidR="003969B5" w:rsidRDefault="003969B5">
          <w:pPr>
            <w:pStyle w:val="F379B38229CF49F593C7E29D2DF6787C"/>
          </w:pPr>
          <w:r>
            <w:t>Monday</w:t>
          </w:r>
        </w:p>
      </w:docPartBody>
    </w:docPart>
    <w:docPart>
      <w:docPartPr>
        <w:name w:val="EA5E8149C6C044E8AE249BB2CE202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12C22-8C47-425A-AF0B-CDF102086B58}"/>
      </w:docPartPr>
      <w:docPartBody>
        <w:p w:rsidR="003969B5" w:rsidRDefault="003969B5">
          <w:pPr>
            <w:pStyle w:val="EA5E8149C6C044E8AE249BB2CE202B79"/>
          </w:pPr>
          <w:r>
            <w:t>Tuesday</w:t>
          </w:r>
        </w:p>
      </w:docPartBody>
    </w:docPart>
    <w:docPart>
      <w:docPartPr>
        <w:name w:val="BF6C0F29F0EB4E0E934FA5B76879A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A38F7-822A-4803-951A-7E733E4F53CC}"/>
      </w:docPartPr>
      <w:docPartBody>
        <w:p w:rsidR="003969B5" w:rsidRDefault="003969B5">
          <w:pPr>
            <w:pStyle w:val="BF6C0F29F0EB4E0E934FA5B76879A53F"/>
          </w:pPr>
          <w:r>
            <w:t>Wednesday</w:t>
          </w:r>
        </w:p>
      </w:docPartBody>
    </w:docPart>
    <w:docPart>
      <w:docPartPr>
        <w:name w:val="8F169282515F4DBAAE2986A1C54C1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FC630-6AF3-46A9-AC8F-DD41C225858E}"/>
      </w:docPartPr>
      <w:docPartBody>
        <w:p w:rsidR="003969B5" w:rsidRDefault="003969B5">
          <w:pPr>
            <w:pStyle w:val="8F169282515F4DBAAE2986A1C54C1678"/>
          </w:pPr>
          <w:r>
            <w:t>Thursday</w:t>
          </w:r>
        </w:p>
      </w:docPartBody>
    </w:docPart>
    <w:docPart>
      <w:docPartPr>
        <w:name w:val="3EB1AF849D254ECC82CD5041DFF6D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FEEA5-D746-4E4C-976A-5BE477F4CF79}"/>
      </w:docPartPr>
      <w:docPartBody>
        <w:p w:rsidR="003969B5" w:rsidRDefault="003969B5">
          <w:pPr>
            <w:pStyle w:val="3EB1AF849D254ECC82CD5041DFF6D46F"/>
          </w:pPr>
          <w:r>
            <w:t>Friday</w:t>
          </w:r>
        </w:p>
      </w:docPartBody>
    </w:docPart>
    <w:docPart>
      <w:docPartPr>
        <w:name w:val="1AF02AC269FA4792AD03DDED47542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C3942-BC4B-4E3D-8EF1-D76C1C3F6FD6}"/>
      </w:docPartPr>
      <w:docPartBody>
        <w:p w:rsidR="003969B5" w:rsidRDefault="003969B5">
          <w:pPr>
            <w:pStyle w:val="1AF02AC269FA4792AD03DDED47542931"/>
          </w:pPr>
          <w:r>
            <w:t>Saturday</w:t>
          </w:r>
        </w:p>
      </w:docPartBody>
    </w:docPart>
    <w:docPart>
      <w:docPartPr>
        <w:name w:val="CFC8391C639E4DDF8276E931F54ED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5E81E-58A4-440E-AA74-96E80604184A}"/>
      </w:docPartPr>
      <w:docPartBody>
        <w:p w:rsidR="003969B5" w:rsidRDefault="003969B5">
          <w:pPr>
            <w:pStyle w:val="CFC8391C639E4DDF8276E931F54EDC51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CB1CEC92BC24A7091BE5B6150D74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EA02F-60AF-4B9D-8290-0F382B84E56C}"/>
      </w:docPartPr>
      <w:docPartBody>
        <w:p w:rsidR="003969B5" w:rsidRDefault="003969B5">
          <w:pPr>
            <w:pStyle w:val="4CB1CEC92BC24A7091BE5B6150D74D54"/>
          </w:pPr>
          <w:r>
            <w:t>Sunday</w:t>
          </w:r>
        </w:p>
      </w:docPartBody>
    </w:docPart>
    <w:docPart>
      <w:docPartPr>
        <w:name w:val="FA87CB37DD0D4191BDFFD70E60C11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A18F-5D68-4C34-868B-9479E208829B}"/>
      </w:docPartPr>
      <w:docPartBody>
        <w:p w:rsidR="003969B5" w:rsidRDefault="003969B5">
          <w:pPr>
            <w:pStyle w:val="FA87CB37DD0D4191BDFFD70E60C11557"/>
          </w:pPr>
          <w:r>
            <w:t>Monday</w:t>
          </w:r>
        </w:p>
      </w:docPartBody>
    </w:docPart>
    <w:docPart>
      <w:docPartPr>
        <w:name w:val="BCAC571764964A70ABF7EEAC95BA9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C60CF-2E1A-4A02-9960-BB0AF2B864F5}"/>
      </w:docPartPr>
      <w:docPartBody>
        <w:p w:rsidR="003969B5" w:rsidRDefault="003969B5">
          <w:pPr>
            <w:pStyle w:val="BCAC571764964A70ABF7EEAC95BA9C8A"/>
          </w:pPr>
          <w:r>
            <w:t>Tuesday</w:t>
          </w:r>
        </w:p>
      </w:docPartBody>
    </w:docPart>
    <w:docPart>
      <w:docPartPr>
        <w:name w:val="3173DFE5A2964F83BC60689509EEA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E8C0C-95B4-4828-BECC-0A539A42A255}"/>
      </w:docPartPr>
      <w:docPartBody>
        <w:p w:rsidR="003969B5" w:rsidRDefault="003969B5">
          <w:pPr>
            <w:pStyle w:val="3173DFE5A2964F83BC60689509EEAD88"/>
          </w:pPr>
          <w:r>
            <w:t>Wednesday</w:t>
          </w:r>
        </w:p>
      </w:docPartBody>
    </w:docPart>
    <w:docPart>
      <w:docPartPr>
        <w:name w:val="5FD7E0962B2949FD85B7D59770F2E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715CA-6E49-4227-A379-22A1BB769AA5}"/>
      </w:docPartPr>
      <w:docPartBody>
        <w:p w:rsidR="003969B5" w:rsidRDefault="003969B5">
          <w:pPr>
            <w:pStyle w:val="5FD7E0962B2949FD85B7D59770F2EFA1"/>
          </w:pPr>
          <w:r>
            <w:t>Thursday</w:t>
          </w:r>
        </w:p>
      </w:docPartBody>
    </w:docPart>
    <w:docPart>
      <w:docPartPr>
        <w:name w:val="FB7F368F3B6846B48866D82B83A92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A8C059-CE52-47D2-8760-D0A03384F178}"/>
      </w:docPartPr>
      <w:docPartBody>
        <w:p w:rsidR="003969B5" w:rsidRDefault="003969B5">
          <w:pPr>
            <w:pStyle w:val="FB7F368F3B6846B48866D82B83A921CA"/>
          </w:pPr>
          <w:r>
            <w:t>Friday</w:t>
          </w:r>
        </w:p>
      </w:docPartBody>
    </w:docPart>
    <w:docPart>
      <w:docPartPr>
        <w:name w:val="2F1757323D7E447997D2AD583D36A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91273-FA84-4051-9F1D-C15BB0C22403}"/>
      </w:docPartPr>
      <w:docPartBody>
        <w:p w:rsidR="003969B5" w:rsidRDefault="003969B5">
          <w:pPr>
            <w:pStyle w:val="2F1757323D7E447997D2AD583D36AB1F"/>
          </w:pPr>
          <w:r>
            <w:t>Saturday</w:t>
          </w:r>
        </w:p>
      </w:docPartBody>
    </w:docPart>
    <w:docPart>
      <w:docPartPr>
        <w:name w:val="15F8795234194288A267EA6984887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46E25-2181-4D85-9A81-A822CF740EA9}"/>
      </w:docPartPr>
      <w:docPartBody>
        <w:p w:rsidR="003969B5" w:rsidRDefault="003969B5">
          <w:pPr>
            <w:pStyle w:val="15F8795234194288A267EA6984887361"/>
          </w:pPr>
          <w:r>
            <w:t>Subtitle</w:t>
          </w:r>
        </w:p>
      </w:docPartBody>
    </w:docPart>
    <w:docPart>
      <w:docPartPr>
        <w:name w:val="10BC10C9E2DB4ABAB43A7E36A96B9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A9F81-D31E-4534-907C-0BF3CBAF1897}"/>
      </w:docPartPr>
      <w:docPartBody>
        <w:p w:rsidR="003969B5" w:rsidRDefault="003969B5">
          <w:pPr>
            <w:pStyle w:val="10BC10C9E2DB4ABAB43A7E36A96B9FE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CC46D1ABE6D4CCAAC4426A69D69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147FA-502C-435C-8149-3BF49CFA0962}"/>
      </w:docPartPr>
      <w:docPartBody>
        <w:p w:rsidR="003969B5" w:rsidRDefault="003969B5">
          <w:pPr>
            <w:pStyle w:val="FCC46D1ABE6D4CCAAC4426A69D697C95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AE3BFD0222D1446887A2C948B6B2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FA186-DAFA-4114-A244-44D92263C53A}"/>
      </w:docPartPr>
      <w:docPartBody>
        <w:p w:rsidR="003969B5" w:rsidRDefault="003969B5">
          <w:pPr>
            <w:pStyle w:val="AE3BFD0222D1446887A2C948B6B2FEB0"/>
          </w:pPr>
          <w:r>
            <w:t>Sunday</w:t>
          </w:r>
        </w:p>
      </w:docPartBody>
    </w:docPart>
    <w:docPart>
      <w:docPartPr>
        <w:name w:val="329EC3FED63E47E09B290C1F331E05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C4B27-6872-45EB-B792-23A291113FA7}"/>
      </w:docPartPr>
      <w:docPartBody>
        <w:p w:rsidR="003969B5" w:rsidRDefault="003969B5">
          <w:pPr>
            <w:pStyle w:val="329EC3FED63E47E09B290C1F331E05E9"/>
          </w:pPr>
          <w:r>
            <w:t>Monday</w:t>
          </w:r>
        </w:p>
      </w:docPartBody>
    </w:docPart>
    <w:docPart>
      <w:docPartPr>
        <w:name w:val="FB30EA50B5634E8BB221AD09A86CD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EA6EB-D3B0-49A4-8E99-6A9B122E25A0}"/>
      </w:docPartPr>
      <w:docPartBody>
        <w:p w:rsidR="003969B5" w:rsidRDefault="003969B5">
          <w:pPr>
            <w:pStyle w:val="FB30EA50B5634E8BB221AD09A86CD972"/>
          </w:pPr>
          <w:r>
            <w:t>Tuesday</w:t>
          </w:r>
        </w:p>
      </w:docPartBody>
    </w:docPart>
    <w:docPart>
      <w:docPartPr>
        <w:name w:val="D5C41B9577B84FF4877A94BB996DF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14CF6-6055-440F-A41E-47BF1DDCE9CE}"/>
      </w:docPartPr>
      <w:docPartBody>
        <w:p w:rsidR="003969B5" w:rsidRDefault="003969B5">
          <w:pPr>
            <w:pStyle w:val="D5C41B9577B84FF4877A94BB996DF9B7"/>
          </w:pPr>
          <w:r>
            <w:t>Wednesday</w:t>
          </w:r>
        </w:p>
      </w:docPartBody>
    </w:docPart>
    <w:docPart>
      <w:docPartPr>
        <w:name w:val="9A451165E62D4F028B88E83D718A9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91DCD-0A9A-4EC6-8C70-AF816836B366}"/>
      </w:docPartPr>
      <w:docPartBody>
        <w:p w:rsidR="003969B5" w:rsidRDefault="003969B5">
          <w:pPr>
            <w:pStyle w:val="9A451165E62D4F028B88E83D718A9F87"/>
          </w:pPr>
          <w:r>
            <w:t>Thursday</w:t>
          </w:r>
        </w:p>
      </w:docPartBody>
    </w:docPart>
    <w:docPart>
      <w:docPartPr>
        <w:name w:val="922BE22841464A378009E58D1B446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44292-1DB9-442F-B4DA-BAC0DAE87160}"/>
      </w:docPartPr>
      <w:docPartBody>
        <w:p w:rsidR="003969B5" w:rsidRDefault="003969B5">
          <w:pPr>
            <w:pStyle w:val="922BE22841464A378009E58D1B4462D1"/>
          </w:pPr>
          <w:r>
            <w:t>Friday</w:t>
          </w:r>
        </w:p>
      </w:docPartBody>
    </w:docPart>
    <w:docPart>
      <w:docPartPr>
        <w:name w:val="C61E249C5EBA4ECAAD957EC2132E7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6DF89-58F9-475A-8D9B-3CC0B698894C}"/>
      </w:docPartPr>
      <w:docPartBody>
        <w:p w:rsidR="003969B5" w:rsidRDefault="003969B5">
          <w:pPr>
            <w:pStyle w:val="C61E249C5EBA4ECAAD957EC2132E7EB7"/>
          </w:pPr>
          <w:r>
            <w:t>Saturday</w:t>
          </w:r>
        </w:p>
      </w:docPartBody>
    </w:docPart>
    <w:docPart>
      <w:docPartPr>
        <w:name w:val="6F5A64FACCD847FDB690AC07B909F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B182F-F544-421B-8B7C-07E7903161CF}"/>
      </w:docPartPr>
      <w:docPartBody>
        <w:p w:rsidR="003969B5" w:rsidRDefault="003969B5">
          <w:pPr>
            <w:pStyle w:val="6F5A64FACCD847FDB690AC07B909FFD5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DC8D1D1816E41CABA8FE4A1D8534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1A7E8-5C7D-4CC4-9741-10177D6937DA}"/>
      </w:docPartPr>
      <w:docPartBody>
        <w:p w:rsidR="003969B5" w:rsidRDefault="003969B5">
          <w:pPr>
            <w:pStyle w:val="0DC8D1D1816E41CABA8FE4A1D85340B7"/>
          </w:pPr>
          <w:r>
            <w:t>Subtitle</w:t>
          </w:r>
        </w:p>
      </w:docPartBody>
    </w:docPart>
    <w:docPart>
      <w:docPartPr>
        <w:name w:val="AEF54B5B052545AAB3B79F02F69E6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C1CDE-CCB8-4659-B396-F339054E2F1C}"/>
      </w:docPartPr>
      <w:docPartBody>
        <w:p w:rsidR="003969B5" w:rsidRDefault="003969B5">
          <w:pPr>
            <w:pStyle w:val="AEF54B5B052545AAB3B79F02F69E6EB7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508C5970A5364829B4C14C5D6C75F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AB6A3-8354-44BB-8477-B089DD23D72C}"/>
      </w:docPartPr>
      <w:docPartBody>
        <w:p w:rsidR="003969B5" w:rsidRDefault="003969B5">
          <w:pPr>
            <w:pStyle w:val="508C5970A5364829B4C14C5D6C75F71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D74F806CF8B4600A7DF16C5BCF99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7F720-70B1-4912-96A7-FB549146E7A7}"/>
      </w:docPartPr>
      <w:docPartBody>
        <w:p w:rsidR="003969B5" w:rsidRDefault="003969B5">
          <w:pPr>
            <w:pStyle w:val="0D74F806CF8B4600A7DF16C5BCF990E0"/>
          </w:pPr>
          <w:r>
            <w:t>Sunday</w:t>
          </w:r>
        </w:p>
      </w:docPartBody>
    </w:docPart>
    <w:docPart>
      <w:docPartPr>
        <w:name w:val="78C33D24B07444F68E6E42268452E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3F0EC-F713-473C-AA64-3FD0A203D314}"/>
      </w:docPartPr>
      <w:docPartBody>
        <w:p w:rsidR="003969B5" w:rsidRDefault="003969B5">
          <w:pPr>
            <w:pStyle w:val="78C33D24B07444F68E6E42268452E012"/>
          </w:pPr>
          <w:r>
            <w:t>Monday</w:t>
          </w:r>
        </w:p>
      </w:docPartBody>
    </w:docPart>
    <w:docPart>
      <w:docPartPr>
        <w:name w:val="D277CA7183E14AAC89F3A4CC12C3C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70F42-3F89-408A-ABFF-ACBC336D045A}"/>
      </w:docPartPr>
      <w:docPartBody>
        <w:p w:rsidR="003969B5" w:rsidRDefault="003969B5">
          <w:pPr>
            <w:pStyle w:val="D277CA7183E14AAC89F3A4CC12C3C057"/>
          </w:pPr>
          <w:r>
            <w:t>Tuesday</w:t>
          </w:r>
        </w:p>
      </w:docPartBody>
    </w:docPart>
    <w:docPart>
      <w:docPartPr>
        <w:name w:val="165965AA6E53467FABE69CFB40097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AC94F-648C-4D65-BB63-DA4F66D5B93D}"/>
      </w:docPartPr>
      <w:docPartBody>
        <w:p w:rsidR="003969B5" w:rsidRDefault="003969B5">
          <w:pPr>
            <w:pStyle w:val="165965AA6E53467FABE69CFB40097637"/>
          </w:pPr>
          <w:r>
            <w:t>Wednesday</w:t>
          </w:r>
        </w:p>
      </w:docPartBody>
    </w:docPart>
    <w:docPart>
      <w:docPartPr>
        <w:name w:val="7AD0F92FB7D54CED817AD4973B2DD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789A2-B175-4411-9CC8-14500E6F6530}"/>
      </w:docPartPr>
      <w:docPartBody>
        <w:p w:rsidR="003969B5" w:rsidRDefault="003969B5">
          <w:pPr>
            <w:pStyle w:val="7AD0F92FB7D54CED817AD4973B2DD6D0"/>
          </w:pPr>
          <w:r>
            <w:t>Thursday</w:t>
          </w:r>
        </w:p>
      </w:docPartBody>
    </w:docPart>
    <w:docPart>
      <w:docPartPr>
        <w:name w:val="37EB9372DD0D4283908E4B947F7DF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BE35F-C7A0-4B0B-B42E-038FD8D94604}"/>
      </w:docPartPr>
      <w:docPartBody>
        <w:p w:rsidR="003969B5" w:rsidRDefault="003969B5">
          <w:pPr>
            <w:pStyle w:val="37EB9372DD0D4283908E4B947F7DFDFA"/>
          </w:pPr>
          <w:r>
            <w:t>Friday</w:t>
          </w:r>
        </w:p>
      </w:docPartBody>
    </w:docPart>
    <w:docPart>
      <w:docPartPr>
        <w:name w:val="1836C33A5B2D455295FDB5FE43FFF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3EABD-9CD0-4FC4-883C-2C6C9E174B47}"/>
      </w:docPartPr>
      <w:docPartBody>
        <w:p w:rsidR="003969B5" w:rsidRDefault="003969B5">
          <w:pPr>
            <w:pStyle w:val="1836C33A5B2D455295FDB5FE43FFF954"/>
          </w:pPr>
          <w:r>
            <w:t>Saturday</w:t>
          </w:r>
        </w:p>
      </w:docPartBody>
    </w:docPart>
    <w:docPart>
      <w:docPartPr>
        <w:name w:val="42541CE109584127943AE73467211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3462B-59A7-4F1B-9058-EC0438C1EF56}"/>
      </w:docPartPr>
      <w:docPartBody>
        <w:p w:rsidR="003969B5" w:rsidRDefault="003969B5">
          <w:pPr>
            <w:pStyle w:val="42541CE109584127943AE7346721189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6FFA5ACB08F849F8861E4285F71930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2A375-39CD-4558-96DA-11074268FEB2}"/>
      </w:docPartPr>
      <w:docPartBody>
        <w:p w:rsidR="003969B5" w:rsidRDefault="003969B5">
          <w:pPr>
            <w:pStyle w:val="6FFA5ACB08F849F8861E4285F71930F3"/>
          </w:pPr>
          <w:r>
            <w:t>Subtitle</w:t>
          </w:r>
        </w:p>
      </w:docPartBody>
    </w:docPart>
    <w:docPart>
      <w:docPartPr>
        <w:name w:val="26091792AC734B52A39AFA803C6B1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C4058-EF96-4EB5-A9A4-DE8190BF9794}"/>
      </w:docPartPr>
      <w:docPartBody>
        <w:p w:rsidR="003969B5" w:rsidRDefault="003969B5">
          <w:pPr>
            <w:pStyle w:val="26091792AC734B52A39AFA803C6B170C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F3ADE2E851345F6A8859C4A60982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BA06F-5AA7-43A4-8655-2C3F23944B5E}"/>
      </w:docPartPr>
      <w:docPartBody>
        <w:p w:rsidR="003969B5" w:rsidRDefault="003969B5">
          <w:pPr>
            <w:pStyle w:val="FF3ADE2E851345F6A8859C4A60982D9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24EC806648724C528A7267C2139D7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2EAC7-2D45-431B-AEEC-E2F080C2D4A4}"/>
      </w:docPartPr>
      <w:docPartBody>
        <w:p w:rsidR="003969B5" w:rsidRDefault="003969B5">
          <w:pPr>
            <w:pStyle w:val="24EC806648724C528A7267C2139D76A7"/>
          </w:pPr>
          <w:r>
            <w:t>Sunday</w:t>
          </w:r>
        </w:p>
      </w:docPartBody>
    </w:docPart>
    <w:docPart>
      <w:docPartPr>
        <w:name w:val="F42135464AE8421586F132018CCD4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21D963-8AC5-44EE-B882-E1EFC7EAF364}"/>
      </w:docPartPr>
      <w:docPartBody>
        <w:p w:rsidR="003969B5" w:rsidRDefault="003969B5">
          <w:pPr>
            <w:pStyle w:val="F42135464AE8421586F132018CCD4DC9"/>
          </w:pPr>
          <w:r>
            <w:t>Monday</w:t>
          </w:r>
        </w:p>
      </w:docPartBody>
    </w:docPart>
    <w:docPart>
      <w:docPartPr>
        <w:name w:val="BAB945C4F0DF4206BE63994DE4AD5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5A436-09DF-4B8C-8EE5-451CF4552E18}"/>
      </w:docPartPr>
      <w:docPartBody>
        <w:p w:rsidR="003969B5" w:rsidRDefault="003969B5">
          <w:pPr>
            <w:pStyle w:val="BAB945C4F0DF4206BE63994DE4AD582B"/>
          </w:pPr>
          <w:r>
            <w:t>Tuesday</w:t>
          </w:r>
        </w:p>
      </w:docPartBody>
    </w:docPart>
    <w:docPart>
      <w:docPartPr>
        <w:name w:val="59F9830A317840DDB34865D3C3F9E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237AD-DB8E-4A1B-96BD-E08786A7F0E6}"/>
      </w:docPartPr>
      <w:docPartBody>
        <w:p w:rsidR="003969B5" w:rsidRDefault="003969B5">
          <w:pPr>
            <w:pStyle w:val="59F9830A317840DDB34865D3C3F9EA86"/>
          </w:pPr>
          <w:r>
            <w:t>Wednesday</w:t>
          </w:r>
        </w:p>
      </w:docPartBody>
    </w:docPart>
    <w:docPart>
      <w:docPartPr>
        <w:name w:val="3BFE9F89B9DA4B92BDA26C3230BF3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F51EC-2D24-44B0-8EBC-0F9952555F7C}"/>
      </w:docPartPr>
      <w:docPartBody>
        <w:p w:rsidR="003969B5" w:rsidRDefault="003969B5">
          <w:pPr>
            <w:pStyle w:val="3BFE9F89B9DA4B92BDA26C3230BF3715"/>
          </w:pPr>
          <w:r>
            <w:t>Thursday</w:t>
          </w:r>
        </w:p>
      </w:docPartBody>
    </w:docPart>
    <w:docPart>
      <w:docPartPr>
        <w:name w:val="4C7C6A9D22DE4EF6BB9158462F29C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9921B-429E-41E8-8B5D-4668CC50B09E}"/>
      </w:docPartPr>
      <w:docPartBody>
        <w:p w:rsidR="003969B5" w:rsidRDefault="003969B5">
          <w:pPr>
            <w:pStyle w:val="4C7C6A9D22DE4EF6BB9158462F29C557"/>
          </w:pPr>
          <w:r>
            <w:t>Friday</w:t>
          </w:r>
        </w:p>
      </w:docPartBody>
    </w:docPart>
    <w:docPart>
      <w:docPartPr>
        <w:name w:val="4C9CC59E97714057BC2311D3822E8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6DED9-D39E-4297-9AA2-B361BD9D0501}"/>
      </w:docPartPr>
      <w:docPartBody>
        <w:p w:rsidR="003969B5" w:rsidRDefault="003969B5">
          <w:pPr>
            <w:pStyle w:val="4C9CC59E97714057BC2311D3822E881F"/>
          </w:pPr>
          <w:r>
            <w:t>Saturday</w:t>
          </w:r>
        </w:p>
      </w:docPartBody>
    </w:docPart>
    <w:docPart>
      <w:docPartPr>
        <w:name w:val="608860F2D31544459E8F80D7CD4E8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B29A9-F228-4648-9E1F-FC5434974806}"/>
      </w:docPartPr>
      <w:docPartBody>
        <w:p w:rsidR="003969B5" w:rsidRDefault="003969B5">
          <w:pPr>
            <w:pStyle w:val="608860F2D31544459E8F80D7CD4E8DB4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8CA773435A7B44F1B16A4EE2F5F41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491C1-7B8E-4E0D-8691-76067D3B1FAD}"/>
      </w:docPartPr>
      <w:docPartBody>
        <w:p w:rsidR="003969B5" w:rsidRDefault="003969B5">
          <w:pPr>
            <w:pStyle w:val="8CA773435A7B44F1B16A4EE2F5F4198F"/>
          </w:pPr>
          <w:r>
            <w:t>Sunday</w:t>
          </w:r>
        </w:p>
      </w:docPartBody>
    </w:docPart>
    <w:docPart>
      <w:docPartPr>
        <w:name w:val="AB0A69F8C8074952BCEC9B478DE0E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FF9F3-219B-441E-A33E-C50DB3ABEDE4}"/>
      </w:docPartPr>
      <w:docPartBody>
        <w:p w:rsidR="003969B5" w:rsidRDefault="003969B5">
          <w:pPr>
            <w:pStyle w:val="AB0A69F8C8074952BCEC9B478DE0E9AA"/>
          </w:pPr>
          <w:r>
            <w:t>Monday</w:t>
          </w:r>
        </w:p>
      </w:docPartBody>
    </w:docPart>
    <w:docPart>
      <w:docPartPr>
        <w:name w:val="02053D536FA447438B1B84AA15B0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331EF-FEA8-45E3-99BA-082E9709B82B}"/>
      </w:docPartPr>
      <w:docPartBody>
        <w:p w:rsidR="003969B5" w:rsidRDefault="003969B5">
          <w:pPr>
            <w:pStyle w:val="02053D536FA447438B1B84AA15B01A4E"/>
          </w:pPr>
          <w:r>
            <w:t>Tuesday</w:t>
          </w:r>
        </w:p>
      </w:docPartBody>
    </w:docPart>
    <w:docPart>
      <w:docPartPr>
        <w:name w:val="45B81A1B3ED04223A0C401466092F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F2FAB-921C-42D6-A9D2-5B817BD31C8F}"/>
      </w:docPartPr>
      <w:docPartBody>
        <w:p w:rsidR="003969B5" w:rsidRDefault="003969B5">
          <w:pPr>
            <w:pStyle w:val="45B81A1B3ED04223A0C401466092F61E"/>
          </w:pPr>
          <w:r>
            <w:t>Wednesday</w:t>
          </w:r>
        </w:p>
      </w:docPartBody>
    </w:docPart>
    <w:docPart>
      <w:docPartPr>
        <w:name w:val="B1EE1F94507147128D7384256C954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2462F-5BF3-4BE8-AFF3-193782869760}"/>
      </w:docPartPr>
      <w:docPartBody>
        <w:p w:rsidR="003969B5" w:rsidRDefault="003969B5">
          <w:pPr>
            <w:pStyle w:val="B1EE1F94507147128D7384256C95425C"/>
          </w:pPr>
          <w:r>
            <w:t>Thursday</w:t>
          </w:r>
        </w:p>
      </w:docPartBody>
    </w:docPart>
    <w:docPart>
      <w:docPartPr>
        <w:name w:val="F7330D8FBA6041C38EA7F602B169B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12C85-82C2-4579-A5DA-1409180363E3}"/>
      </w:docPartPr>
      <w:docPartBody>
        <w:p w:rsidR="003969B5" w:rsidRDefault="003969B5">
          <w:pPr>
            <w:pStyle w:val="F7330D8FBA6041C38EA7F602B169BA3F"/>
          </w:pPr>
          <w:r>
            <w:t>Friday</w:t>
          </w:r>
        </w:p>
      </w:docPartBody>
    </w:docPart>
    <w:docPart>
      <w:docPartPr>
        <w:name w:val="9D435EA2834F403C9F137166D0B65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CDDF2-FA3B-418E-8842-17DE96E8FEDE}"/>
      </w:docPartPr>
      <w:docPartBody>
        <w:p w:rsidR="003969B5" w:rsidRDefault="003969B5">
          <w:pPr>
            <w:pStyle w:val="9D435EA2834F403C9F137166D0B659A2"/>
          </w:pPr>
          <w:r>
            <w:t>Saturday</w:t>
          </w:r>
        </w:p>
      </w:docPartBody>
    </w:docPart>
    <w:docPart>
      <w:docPartPr>
        <w:name w:val="4CC720D6A41E4AA8A0498DEEE9D62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675D0-AAFB-4AD5-BAEA-FDC35BF35E2A}"/>
      </w:docPartPr>
      <w:docPartBody>
        <w:p w:rsidR="003969B5" w:rsidRDefault="003969B5">
          <w:pPr>
            <w:pStyle w:val="4CC720D6A41E4AA8A0498DEEE9D62DFE"/>
          </w:pPr>
          <w:r>
            <w:t>Sunday</w:t>
          </w:r>
        </w:p>
      </w:docPartBody>
    </w:docPart>
    <w:docPart>
      <w:docPartPr>
        <w:name w:val="FEDBE77AE7F74AE9AECABEF5ABEDA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EEC95-FC79-4B1E-A82B-5D5D6741917C}"/>
      </w:docPartPr>
      <w:docPartBody>
        <w:p w:rsidR="003969B5" w:rsidRDefault="003969B5">
          <w:pPr>
            <w:pStyle w:val="FEDBE77AE7F74AE9AECABEF5ABEDA863"/>
          </w:pPr>
          <w:r>
            <w:t>Monday</w:t>
          </w:r>
        </w:p>
      </w:docPartBody>
    </w:docPart>
    <w:docPart>
      <w:docPartPr>
        <w:name w:val="A8198FE9A1F64728BD9BD61E08A0D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88DA5-DCA6-4629-BEF3-118FD64AC5D2}"/>
      </w:docPartPr>
      <w:docPartBody>
        <w:p w:rsidR="003969B5" w:rsidRDefault="003969B5">
          <w:pPr>
            <w:pStyle w:val="A8198FE9A1F64728BD9BD61E08A0DDE2"/>
          </w:pPr>
          <w:r>
            <w:t>Tuesday</w:t>
          </w:r>
        </w:p>
      </w:docPartBody>
    </w:docPart>
    <w:docPart>
      <w:docPartPr>
        <w:name w:val="06070D6332E046D59EE7FFAAD2263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C48DD-9F8D-4147-A10C-69AD29905E3E}"/>
      </w:docPartPr>
      <w:docPartBody>
        <w:p w:rsidR="003969B5" w:rsidRDefault="003969B5">
          <w:pPr>
            <w:pStyle w:val="06070D6332E046D59EE7FFAAD226366C"/>
          </w:pPr>
          <w:r>
            <w:t>Wednesday</w:t>
          </w:r>
        </w:p>
      </w:docPartBody>
    </w:docPart>
    <w:docPart>
      <w:docPartPr>
        <w:name w:val="D9E4CAF4F901497580EB74F1DD0E0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B31CC-09A2-404E-96EE-174544B88986}"/>
      </w:docPartPr>
      <w:docPartBody>
        <w:p w:rsidR="003969B5" w:rsidRDefault="003969B5">
          <w:pPr>
            <w:pStyle w:val="D9E4CAF4F901497580EB74F1DD0E0CE6"/>
          </w:pPr>
          <w:r>
            <w:t>Thursday</w:t>
          </w:r>
        </w:p>
      </w:docPartBody>
    </w:docPart>
    <w:docPart>
      <w:docPartPr>
        <w:name w:val="54C8F0B9CF444DF58E3E01D54CF50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A37B9-E69F-4932-99D8-EB7EA003BB4C}"/>
      </w:docPartPr>
      <w:docPartBody>
        <w:p w:rsidR="003969B5" w:rsidRDefault="003969B5">
          <w:pPr>
            <w:pStyle w:val="54C8F0B9CF444DF58E3E01D54CF50B09"/>
          </w:pPr>
          <w:r>
            <w:t>Friday</w:t>
          </w:r>
        </w:p>
      </w:docPartBody>
    </w:docPart>
    <w:docPart>
      <w:docPartPr>
        <w:name w:val="A347DF61344D4351B620300069AAD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6337A-3FAB-4626-AC24-2DA70F6468F1}"/>
      </w:docPartPr>
      <w:docPartBody>
        <w:p w:rsidR="003969B5" w:rsidRDefault="003969B5">
          <w:pPr>
            <w:pStyle w:val="A347DF61344D4351B620300069AADCDA"/>
          </w:pPr>
          <w:r>
            <w:t>Saturday</w:t>
          </w:r>
        </w:p>
      </w:docPartBody>
    </w:docPart>
    <w:docPart>
      <w:docPartPr>
        <w:name w:val="099C8A30689C4D71B8665AD15FA7A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9450-8913-4F8D-8C05-401B4682B90F}"/>
      </w:docPartPr>
      <w:docPartBody>
        <w:p w:rsidR="003969B5" w:rsidRDefault="003969B5">
          <w:pPr>
            <w:pStyle w:val="099C8A30689C4D71B8665AD15FA7A581"/>
          </w:pPr>
          <w:r>
            <w:t>Subtitle</w:t>
          </w:r>
        </w:p>
      </w:docPartBody>
    </w:docPart>
    <w:docPart>
      <w:docPartPr>
        <w:name w:val="7FA3759D11084873A5BE02D3DBE71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1FBD5-0CA8-4D66-A2C4-2C47EB1253C2}"/>
      </w:docPartPr>
      <w:docPartBody>
        <w:p w:rsidR="003969B5" w:rsidRDefault="003969B5">
          <w:pPr>
            <w:pStyle w:val="7FA3759D11084873A5BE02D3DBE71D4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04C019B87C24BA48AE70F2E62BAD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87AD2-48A0-4095-87B9-4C0ED718A01B}"/>
      </w:docPartPr>
      <w:docPartBody>
        <w:p w:rsidR="003969B5" w:rsidRDefault="003969B5">
          <w:pPr>
            <w:pStyle w:val="D04C019B87C24BA48AE70F2E62BADAD1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5B115009EBC4423584D1BA658F47B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D7137-E895-4D28-979B-DE91169DE046}"/>
      </w:docPartPr>
      <w:docPartBody>
        <w:p w:rsidR="003969B5" w:rsidRDefault="003969B5">
          <w:pPr>
            <w:pStyle w:val="5B115009EBC4423584D1BA658F47B1BC"/>
          </w:pPr>
          <w:r>
            <w:t>Sunday</w:t>
          </w:r>
        </w:p>
      </w:docPartBody>
    </w:docPart>
    <w:docPart>
      <w:docPartPr>
        <w:name w:val="BB5AF3E1EE2A4FBBABEA316C491CD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365D6-76D0-4331-A7BB-411DEE072AAA}"/>
      </w:docPartPr>
      <w:docPartBody>
        <w:p w:rsidR="003969B5" w:rsidRDefault="003969B5">
          <w:pPr>
            <w:pStyle w:val="BB5AF3E1EE2A4FBBABEA316C491CDE6E"/>
          </w:pPr>
          <w:r>
            <w:t>Monday</w:t>
          </w:r>
        </w:p>
      </w:docPartBody>
    </w:docPart>
    <w:docPart>
      <w:docPartPr>
        <w:name w:val="3D756F3E5D404639B9868982A8F95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F199-9F98-46DE-93AB-D2514CA0C7F7}"/>
      </w:docPartPr>
      <w:docPartBody>
        <w:p w:rsidR="003969B5" w:rsidRDefault="003969B5">
          <w:pPr>
            <w:pStyle w:val="3D756F3E5D404639B9868982A8F95F53"/>
          </w:pPr>
          <w:r>
            <w:t>Tuesday</w:t>
          </w:r>
        </w:p>
      </w:docPartBody>
    </w:docPart>
    <w:docPart>
      <w:docPartPr>
        <w:name w:val="81504875760E4CBDBB724547C4CD8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980CA-E7B6-4295-9C12-AC541F618AF3}"/>
      </w:docPartPr>
      <w:docPartBody>
        <w:p w:rsidR="003969B5" w:rsidRDefault="003969B5">
          <w:pPr>
            <w:pStyle w:val="81504875760E4CBDBB724547C4CD8FE9"/>
          </w:pPr>
          <w:r>
            <w:t>Wednesday</w:t>
          </w:r>
        </w:p>
      </w:docPartBody>
    </w:docPart>
    <w:docPart>
      <w:docPartPr>
        <w:name w:val="92E545F3A27143859462431BBFB1A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51D76-A672-4847-9EF0-218D094CF7AB}"/>
      </w:docPartPr>
      <w:docPartBody>
        <w:p w:rsidR="003969B5" w:rsidRDefault="003969B5">
          <w:pPr>
            <w:pStyle w:val="92E545F3A27143859462431BBFB1A7AE"/>
          </w:pPr>
          <w:r>
            <w:t>Thursday</w:t>
          </w:r>
        </w:p>
      </w:docPartBody>
    </w:docPart>
    <w:docPart>
      <w:docPartPr>
        <w:name w:val="E590CD4A3EB544889AC733A59D8FF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E7A2A-183D-4927-8096-14ACE4FE63AF}"/>
      </w:docPartPr>
      <w:docPartBody>
        <w:p w:rsidR="003969B5" w:rsidRDefault="003969B5">
          <w:pPr>
            <w:pStyle w:val="E590CD4A3EB544889AC733A59D8FF6B2"/>
          </w:pPr>
          <w:r>
            <w:t>Friday</w:t>
          </w:r>
        </w:p>
      </w:docPartBody>
    </w:docPart>
    <w:docPart>
      <w:docPartPr>
        <w:name w:val="AB65A2438E644B9EB4F07541819B6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FAFABB-4DAD-45CF-822D-76E33850847B}"/>
      </w:docPartPr>
      <w:docPartBody>
        <w:p w:rsidR="003969B5" w:rsidRDefault="003969B5">
          <w:pPr>
            <w:pStyle w:val="AB65A2438E644B9EB4F07541819B622A"/>
          </w:pPr>
          <w:r>
            <w:t>Saturday</w:t>
          </w:r>
        </w:p>
      </w:docPartBody>
    </w:docPart>
    <w:docPart>
      <w:docPartPr>
        <w:name w:val="AF11246D2C0E43669B6CBD7F0C06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C1351-FD86-441D-8BFA-6D5FB0907300}"/>
      </w:docPartPr>
      <w:docPartBody>
        <w:p w:rsidR="003969B5" w:rsidRDefault="003969B5">
          <w:pPr>
            <w:pStyle w:val="AF11246D2C0E43669B6CBD7F0C0622CD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007F06B9C5F044AD91FBF483859CC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F3125-6585-49F3-B770-FFC5C34554A7}"/>
      </w:docPartPr>
      <w:docPartBody>
        <w:p w:rsidR="003969B5" w:rsidRDefault="003969B5">
          <w:pPr>
            <w:pStyle w:val="007F06B9C5F044AD91FBF483859CC70F"/>
          </w:pPr>
          <w:r>
            <w:t>Subtitle</w:t>
          </w:r>
        </w:p>
      </w:docPartBody>
    </w:docPart>
    <w:docPart>
      <w:docPartPr>
        <w:name w:val="5148624A4DC84918BB2B68D7B18A1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2D81E-9A38-4DB3-9D7F-9FFF084F06C5}"/>
      </w:docPartPr>
      <w:docPartBody>
        <w:p w:rsidR="003969B5" w:rsidRDefault="003969B5">
          <w:pPr>
            <w:pStyle w:val="5148624A4DC84918BB2B68D7B18A11F0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5DF720BFB66A49CCA26B20A6E193A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4B4DA-ECFF-4DDA-A211-65EA04C35A5B}"/>
      </w:docPartPr>
      <w:docPartBody>
        <w:p w:rsidR="003969B5" w:rsidRDefault="003969B5">
          <w:pPr>
            <w:pStyle w:val="5DF720BFB66A49CCA26B20A6E193A9E3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B5E155E05B7F46C8BF0D941A7FDC0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28F95-9882-42E3-A347-825AA6B94388}"/>
      </w:docPartPr>
      <w:docPartBody>
        <w:p w:rsidR="003969B5" w:rsidRDefault="003969B5">
          <w:pPr>
            <w:pStyle w:val="B5E155E05B7F46C8BF0D941A7FDC02C6"/>
          </w:pPr>
          <w:r>
            <w:t>Sunday</w:t>
          </w:r>
        </w:p>
      </w:docPartBody>
    </w:docPart>
    <w:docPart>
      <w:docPartPr>
        <w:name w:val="0ACB6925C0A74B73B0984AC49A480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76D87-192E-4804-BD0B-F8F53B2B934B}"/>
      </w:docPartPr>
      <w:docPartBody>
        <w:p w:rsidR="003969B5" w:rsidRDefault="003969B5">
          <w:pPr>
            <w:pStyle w:val="0ACB6925C0A74B73B0984AC49A48079C"/>
          </w:pPr>
          <w:r>
            <w:t>Monday</w:t>
          </w:r>
        </w:p>
      </w:docPartBody>
    </w:docPart>
    <w:docPart>
      <w:docPartPr>
        <w:name w:val="77EA0F98F4A5424CA044C0618E693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45BAF-9E47-412C-B4D4-2EA4C1AF89B6}"/>
      </w:docPartPr>
      <w:docPartBody>
        <w:p w:rsidR="003969B5" w:rsidRDefault="003969B5">
          <w:pPr>
            <w:pStyle w:val="77EA0F98F4A5424CA044C0618E693452"/>
          </w:pPr>
          <w:r>
            <w:t>Tuesday</w:t>
          </w:r>
        </w:p>
      </w:docPartBody>
    </w:docPart>
    <w:docPart>
      <w:docPartPr>
        <w:name w:val="A27AC18208A841C09886882776120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678-9A01-4F25-A7E2-FA9E712D62FB}"/>
      </w:docPartPr>
      <w:docPartBody>
        <w:p w:rsidR="003969B5" w:rsidRDefault="003969B5">
          <w:pPr>
            <w:pStyle w:val="A27AC18208A841C09886882776120536"/>
          </w:pPr>
          <w:r>
            <w:t>Wednesday</w:t>
          </w:r>
        </w:p>
      </w:docPartBody>
    </w:docPart>
    <w:docPart>
      <w:docPartPr>
        <w:name w:val="056D13A0A4A743419BCBFB83DC98F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22098-736B-4926-B41F-D35B2299D320}"/>
      </w:docPartPr>
      <w:docPartBody>
        <w:p w:rsidR="003969B5" w:rsidRDefault="003969B5">
          <w:pPr>
            <w:pStyle w:val="056D13A0A4A743419BCBFB83DC98F3D4"/>
          </w:pPr>
          <w:r>
            <w:t>Thursday</w:t>
          </w:r>
        </w:p>
      </w:docPartBody>
    </w:docPart>
    <w:docPart>
      <w:docPartPr>
        <w:name w:val="CFF9041E8A284A519B4B1028A1F94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A37D0-984D-47E4-9DD7-9856BB2DE830}"/>
      </w:docPartPr>
      <w:docPartBody>
        <w:p w:rsidR="003969B5" w:rsidRDefault="003969B5">
          <w:pPr>
            <w:pStyle w:val="CFF9041E8A284A519B4B1028A1F94715"/>
          </w:pPr>
          <w:r>
            <w:t>Friday</w:t>
          </w:r>
        </w:p>
      </w:docPartBody>
    </w:docPart>
    <w:docPart>
      <w:docPartPr>
        <w:name w:val="EF642F4FA1AC4FCC999A633E8472B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08F03-4C28-4493-9A22-3FB3BCFE0376}"/>
      </w:docPartPr>
      <w:docPartBody>
        <w:p w:rsidR="003969B5" w:rsidRDefault="003969B5">
          <w:pPr>
            <w:pStyle w:val="EF642F4FA1AC4FCC999A633E8472B498"/>
          </w:pPr>
          <w:r>
            <w:t>Saturday</w:t>
          </w:r>
        </w:p>
      </w:docPartBody>
    </w:docPart>
    <w:docPart>
      <w:docPartPr>
        <w:name w:val="545EE79E7B4C4F79825FF029C48FE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30CAB-95FE-46C4-B92B-495E45BC0ECA}"/>
      </w:docPartPr>
      <w:docPartBody>
        <w:p w:rsidR="003969B5" w:rsidRDefault="003969B5">
          <w:pPr>
            <w:pStyle w:val="545EE79E7B4C4F79825FF029C48FE53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26DA30FC4058463DA95854B1C11E7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3EA88-355E-480F-BCE9-B5DA37CDB444}"/>
      </w:docPartPr>
      <w:docPartBody>
        <w:p w:rsidR="003969B5" w:rsidRDefault="003969B5">
          <w:pPr>
            <w:pStyle w:val="26DA30FC4058463DA95854B1C11E7488"/>
          </w:pPr>
          <w:r>
            <w:t>Subtitle</w:t>
          </w:r>
        </w:p>
      </w:docPartBody>
    </w:docPart>
    <w:docPart>
      <w:docPartPr>
        <w:name w:val="23073CB9F54E47E9AC9FEF0B6058A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1964C-4A83-4B09-987F-EFD7412155B9}"/>
      </w:docPartPr>
      <w:docPartBody>
        <w:p w:rsidR="003969B5" w:rsidRDefault="003969B5">
          <w:pPr>
            <w:pStyle w:val="23073CB9F54E47E9AC9FEF0B6058A84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31029C9657AA49B19875509B0788E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7F0C4-6816-415A-BBA6-9048B6307129}"/>
      </w:docPartPr>
      <w:docPartBody>
        <w:p w:rsidR="003969B5" w:rsidRDefault="003969B5">
          <w:pPr>
            <w:pStyle w:val="31029C9657AA49B19875509B0788E13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0E2518A1ADB04ADC8C4D9891EC51B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F5A7C7-A95A-476E-BFBA-1984FC2A266E}"/>
      </w:docPartPr>
      <w:docPartBody>
        <w:p w:rsidR="003969B5" w:rsidRDefault="003969B5">
          <w:pPr>
            <w:pStyle w:val="0E2518A1ADB04ADC8C4D9891EC51B743"/>
          </w:pPr>
          <w:r>
            <w:t>Sunday</w:t>
          </w:r>
        </w:p>
      </w:docPartBody>
    </w:docPart>
    <w:docPart>
      <w:docPartPr>
        <w:name w:val="48B0D7FC7AB54CBBAD07069CF1B5B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A10AF-817E-4820-95C6-C336567784DF}"/>
      </w:docPartPr>
      <w:docPartBody>
        <w:p w:rsidR="003969B5" w:rsidRDefault="003969B5">
          <w:pPr>
            <w:pStyle w:val="48B0D7FC7AB54CBBAD07069CF1B5B4B4"/>
          </w:pPr>
          <w:r>
            <w:t>Monday</w:t>
          </w:r>
        </w:p>
      </w:docPartBody>
    </w:docPart>
    <w:docPart>
      <w:docPartPr>
        <w:name w:val="DF6A9B4A4416444D83E1F21552C4A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A385F5-77A0-4B5B-989E-4DF572A19592}"/>
      </w:docPartPr>
      <w:docPartBody>
        <w:p w:rsidR="003969B5" w:rsidRDefault="003969B5">
          <w:pPr>
            <w:pStyle w:val="DF6A9B4A4416444D83E1F21552C4A367"/>
          </w:pPr>
          <w:r>
            <w:t>Tuesday</w:t>
          </w:r>
        </w:p>
      </w:docPartBody>
    </w:docPart>
    <w:docPart>
      <w:docPartPr>
        <w:name w:val="7231B5B6C36A4ABF8F1DE4C08613F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383DF-CF6E-4960-BEF8-4780DFDEE49B}"/>
      </w:docPartPr>
      <w:docPartBody>
        <w:p w:rsidR="003969B5" w:rsidRDefault="003969B5">
          <w:pPr>
            <w:pStyle w:val="7231B5B6C36A4ABF8F1DE4C08613F8D7"/>
          </w:pPr>
          <w:r>
            <w:t>Wednesday</w:t>
          </w:r>
        </w:p>
      </w:docPartBody>
    </w:docPart>
    <w:docPart>
      <w:docPartPr>
        <w:name w:val="60A338CAD60543A58A2AEF4CCE715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93AA7-827C-4884-BA19-5BDF8FF63E60}"/>
      </w:docPartPr>
      <w:docPartBody>
        <w:p w:rsidR="003969B5" w:rsidRDefault="003969B5">
          <w:pPr>
            <w:pStyle w:val="60A338CAD60543A58A2AEF4CCE715D2E"/>
          </w:pPr>
          <w:r>
            <w:t>Thursday</w:t>
          </w:r>
        </w:p>
      </w:docPartBody>
    </w:docPart>
    <w:docPart>
      <w:docPartPr>
        <w:name w:val="9B415FE15BCA495FBBD528D997AAD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AF3F3-C4DA-4D80-937C-C40453C8CB17}"/>
      </w:docPartPr>
      <w:docPartBody>
        <w:p w:rsidR="003969B5" w:rsidRDefault="003969B5">
          <w:pPr>
            <w:pStyle w:val="9B415FE15BCA495FBBD528D997AAD99E"/>
          </w:pPr>
          <w:r>
            <w:t>Friday</w:t>
          </w:r>
        </w:p>
      </w:docPartBody>
    </w:docPart>
    <w:docPart>
      <w:docPartPr>
        <w:name w:val="A1C01C2B3FFC442E80805223F4CFCB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2A9332-E923-471E-9354-F5ECFDDC3CB8}"/>
      </w:docPartPr>
      <w:docPartBody>
        <w:p w:rsidR="003969B5" w:rsidRDefault="003969B5">
          <w:pPr>
            <w:pStyle w:val="A1C01C2B3FFC442E80805223F4CFCB09"/>
          </w:pPr>
          <w:r>
            <w:t>Saturday</w:t>
          </w:r>
        </w:p>
      </w:docPartBody>
    </w:docPart>
    <w:docPart>
      <w:docPartPr>
        <w:name w:val="1B9674DE3D6942E2BE7A9CD1DC105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BDEC9-B0D2-4612-9A5E-4B74EF85FDCF}"/>
      </w:docPartPr>
      <w:docPartBody>
        <w:p w:rsidR="003969B5" w:rsidRDefault="003969B5">
          <w:pPr>
            <w:pStyle w:val="1B9674DE3D6942E2BE7A9CD1DC105F3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F22545499E4141CAB21F34F3444EB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91BA3D-6BDD-4526-AF91-3F60288B967B}"/>
      </w:docPartPr>
      <w:docPartBody>
        <w:p w:rsidR="00065E39" w:rsidRDefault="003969B5">
          <w:pPr>
            <w:pStyle w:val="F22545499E4141CAB21F34F3444EB521"/>
          </w:pPr>
          <w:r>
            <w:t>Subtitle</w:t>
          </w:r>
        </w:p>
      </w:docPartBody>
    </w:docPart>
    <w:docPart>
      <w:docPartPr>
        <w:name w:val="2A4D43A3646445F2805C8F0DF1E85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6DCA-E65C-4C19-8742-664D6EB94897}"/>
      </w:docPartPr>
      <w:docPartBody>
        <w:p w:rsidR="00065E39" w:rsidRDefault="003969B5">
          <w:pPr>
            <w:pStyle w:val="2A4D43A3646445F2805C8F0DF1E858FE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DEB75F1C01944DE087B81504E9E17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FBEDA-5CCD-42C9-B916-E0BAF451AAAE}"/>
      </w:docPartPr>
      <w:docPartBody>
        <w:p w:rsidR="00065E39" w:rsidRDefault="003969B5">
          <w:pPr>
            <w:pStyle w:val="DEB75F1C01944DE087B81504E9E176E6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5896167F0579481199F38FD1E8542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7A11-9573-4905-8839-2D420FEC421D}"/>
      </w:docPartPr>
      <w:docPartBody>
        <w:p w:rsidR="00065E39" w:rsidRDefault="003969B5">
          <w:pPr>
            <w:pStyle w:val="5896167F0579481199F38FD1E85429CA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7F1031C6B467492D89F76C984E77D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11A20-6768-455F-9732-CF6A4673EA3F}"/>
      </w:docPartPr>
      <w:docPartBody>
        <w:p w:rsidR="00065E39" w:rsidRDefault="003969B5">
          <w:pPr>
            <w:pStyle w:val="7F1031C6B467492D89F76C984E77DA39"/>
          </w:pPr>
          <w:r>
            <w:t>Subtitle</w:t>
          </w:r>
        </w:p>
      </w:docPartBody>
    </w:docPart>
    <w:docPart>
      <w:docPartPr>
        <w:name w:val="4200B838A5094E00B2EA5F7273D7D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2104-022C-412F-9396-3E5CE3030707}"/>
      </w:docPartPr>
      <w:docPartBody>
        <w:p w:rsidR="00065E39" w:rsidRDefault="003969B5">
          <w:pPr>
            <w:pStyle w:val="4200B838A5094E00B2EA5F7273D7D516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21E6C063369B4FFFB628CAAFFBF22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D31D3-1118-4F32-9B17-22D431DFB199}"/>
      </w:docPartPr>
      <w:docPartBody>
        <w:p w:rsidR="00065E39" w:rsidRDefault="003969B5">
          <w:pPr>
            <w:pStyle w:val="21E6C063369B4FFFB628CAAFFBF225A0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D1417DAAC3FA440DB76327B52764B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EF44E-8C03-430D-AF7C-BD3E2422ADA1}"/>
      </w:docPartPr>
      <w:docPartBody>
        <w:p w:rsidR="00065E39" w:rsidRDefault="003969B5">
          <w:pPr>
            <w:pStyle w:val="D1417DAAC3FA440DB76327B52764B02F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B5"/>
    <w:rsid w:val="00065E39"/>
    <w:rsid w:val="000A3C79"/>
    <w:rsid w:val="00330D06"/>
    <w:rsid w:val="003969B5"/>
    <w:rsid w:val="00813E90"/>
    <w:rsid w:val="00C5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514831420841C7B4CB7FD407E75790">
    <w:name w:val="E4514831420841C7B4CB7FD407E75790"/>
  </w:style>
  <w:style w:type="paragraph" w:customStyle="1" w:styleId="7C93F2B7D38F406794C414882A856072">
    <w:name w:val="7C93F2B7D38F406794C414882A856072"/>
  </w:style>
  <w:style w:type="paragraph" w:customStyle="1" w:styleId="E1765A021EBE4035AEFCA3A72BDB778E">
    <w:name w:val="E1765A021EBE4035AEFCA3A72BDB778E"/>
  </w:style>
  <w:style w:type="paragraph" w:customStyle="1" w:styleId="06A7C39382764FB7A3B7E216339ECB20">
    <w:name w:val="06A7C39382764FB7A3B7E216339ECB20"/>
  </w:style>
  <w:style w:type="paragraph" w:customStyle="1" w:styleId="6601DB9931AF492E83545D859D593F7C">
    <w:name w:val="6601DB9931AF492E83545D859D593F7C"/>
  </w:style>
  <w:style w:type="paragraph" w:customStyle="1" w:styleId="5E86BA21ED894F25BC482D643F88198E">
    <w:name w:val="5E86BA21ED894F25BC482D643F88198E"/>
  </w:style>
  <w:style w:type="paragraph" w:customStyle="1" w:styleId="3A75EF705FC44A858E54759F24F588B7">
    <w:name w:val="3A75EF705FC44A858E54759F24F588B7"/>
  </w:style>
  <w:style w:type="paragraph" w:customStyle="1" w:styleId="7FD050A2716148D3B0B4517AB86C7D9D">
    <w:name w:val="7FD050A2716148D3B0B4517AB86C7D9D"/>
  </w:style>
  <w:style w:type="paragraph" w:customStyle="1" w:styleId="444AAE92B402432D9B8270EC318A57DA">
    <w:name w:val="444AAE92B402432D9B8270EC318A57DA"/>
  </w:style>
  <w:style w:type="paragraph" w:customStyle="1" w:styleId="C8C7343ECC854B5087E7CAE734C16C16">
    <w:name w:val="C8C7343ECC854B5087E7CAE734C16C16"/>
  </w:style>
  <w:style w:type="paragraph" w:customStyle="1" w:styleId="F9D1E2913A2B42028F6A2C9CBB4E23E1">
    <w:name w:val="F9D1E2913A2B42028F6A2C9CBB4E23E1"/>
  </w:style>
  <w:style w:type="paragraph" w:customStyle="1" w:styleId="E0B41A6CF54D4BF084FE09ABC948EBF1">
    <w:name w:val="E0B41A6CF54D4BF084FE09ABC948EBF1"/>
  </w:style>
  <w:style w:type="paragraph" w:customStyle="1" w:styleId="E97A93766F1246A7ACB23A9888E2ECFC">
    <w:name w:val="E97A93766F1246A7ACB23A9888E2ECFC"/>
  </w:style>
  <w:style w:type="paragraph" w:customStyle="1" w:styleId="C5F3BA04DDD54C67966992E7B97039E1">
    <w:name w:val="C5F3BA04DDD54C67966992E7B97039E1"/>
  </w:style>
  <w:style w:type="paragraph" w:customStyle="1" w:styleId="7F884D5F1E824717A9530AFEF3118EA3">
    <w:name w:val="7F884D5F1E824717A9530AFEF3118EA3"/>
  </w:style>
  <w:style w:type="paragraph" w:customStyle="1" w:styleId="8B335286036745858AFB93A1BC510E30">
    <w:name w:val="8B335286036745858AFB93A1BC510E30"/>
  </w:style>
  <w:style w:type="paragraph" w:customStyle="1" w:styleId="1621A981239B40B99C5E68CB42350220">
    <w:name w:val="1621A981239B40B99C5E68CB42350220"/>
  </w:style>
  <w:style w:type="paragraph" w:customStyle="1" w:styleId="4FD367F3E52B4D04BF77E42A9170A1AE">
    <w:name w:val="4FD367F3E52B4D04BF77E42A9170A1AE"/>
  </w:style>
  <w:style w:type="paragraph" w:customStyle="1" w:styleId="3060A32A196546FCB441D0D89FB6A727">
    <w:name w:val="3060A32A196546FCB441D0D89FB6A727"/>
  </w:style>
  <w:style w:type="paragraph" w:customStyle="1" w:styleId="0723F7FB7D234B4AA903A9364288C86A">
    <w:name w:val="0723F7FB7D234B4AA903A9364288C86A"/>
  </w:style>
  <w:style w:type="paragraph" w:customStyle="1" w:styleId="FC83BBDCF1A6460BA6680A1FECC71153">
    <w:name w:val="FC83BBDCF1A6460BA6680A1FECC71153"/>
  </w:style>
  <w:style w:type="paragraph" w:customStyle="1" w:styleId="64508A6D956144B6A7A25007922D5144">
    <w:name w:val="64508A6D956144B6A7A25007922D5144"/>
  </w:style>
  <w:style w:type="paragraph" w:customStyle="1" w:styleId="F70709CCE30B4BD387577C3A1DBFC85C">
    <w:name w:val="F70709CCE30B4BD387577C3A1DBFC85C"/>
  </w:style>
  <w:style w:type="paragraph" w:customStyle="1" w:styleId="1F6D4C2BC67749F58988C4475BE0106A">
    <w:name w:val="1F6D4C2BC67749F58988C4475BE0106A"/>
  </w:style>
  <w:style w:type="paragraph" w:customStyle="1" w:styleId="366D02867865480D9694C142B30DB0F8">
    <w:name w:val="366D02867865480D9694C142B30DB0F8"/>
  </w:style>
  <w:style w:type="paragraph" w:customStyle="1" w:styleId="3B7CDCCD83DF46229540E98966AD483F">
    <w:name w:val="3B7CDCCD83DF46229540E98966AD483F"/>
  </w:style>
  <w:style w:type="paragraph" w:customStyle="1" w:styleId="F379B38229CF49F593C7E29D2DF6787C">
    <w:name w:val="F379B38229CF49F593C7E29D2DF6787C"/>
  </w:style>
  <w:style w:type="paragraph" w:customStyle="1" w:styleId="EA5E8149C6C044E8AE249BB2CE202B79">
    <w:name w:val="EA5E8149C6C044E8AE249BB2CE202B79"/>
  </w:style>
  <w:style w:type="paragraph" w:customStyle="1" w:styleId="BF6C0F29F0EB4E0E934FA5B76879A53F">
    <w:name w:val="BF6C0F29F0EB4E0E934FA5B76879A53F"/>
  </w:style>
  <w:style w:type="paragraph" w:customStyle="1" w:styleId="8F169282515F4DBAAE2986A1C54C1678">
    <w:name w:val="8F169282515F4DBAAE2986A1C54C1678"/>
  </w:style>
  <w:style w:type="paragraph" w:customStyle="1" w:styleId="3EB1AF849D254ECC82CD5041DFF6D46F">
    <w:name w:val="3EB1AF849D254ECC82CD5041DFF6D46F"/>
  </w:style>
  <w:style w:type="paragraph" w:customStyle="1" w:styleId="1AF02AC269FA4792AD03DDED47542931">
    <w:name w:val="1AF02AC269FA4792AD03DDED47542931"/>
  </w:style>
  <w:style w:type="paragraph" w:customStyle="1" w:styleId="1D2265EC48F141B386084265E6F8B857">
    <w:name w:val="1D2265EC48F141B386084265E6F8B857"/>
  </w:style>
  <w:style w:type="paragraph" w:customStyle="1" w:styleId="6DFFC7B8A0014995B195B0BBD592ACCF">
    <w:name w:val="6DFFC7B8A0014995B195B0BBD592ACCF"/>
  </w:style>
  <w:style w:type="paragraph" w:customStyle="1" w:styleId="CFC8391C639E4DDF8276E931F54EDC51">
    <w:name w:val="CFC8391C639E4DDF8276E931F54EDC51"/>
  </w:style>
  <w:style w:type="paragraph" w:customStyle="1" w:styleId="460540E611924BF1A96D20DA7F8041CC">
    <w:name w:val="460540E611924BF1A96D20DA7F8041CC"/>
  </w:style>
  <w:style w:type="paragraph" w:customStyle="1" w:styleId="4CB1CEC92BC24A7091BE5B6150D74D54">
    <w:name w:val="4CB1CEC92BC24A7091BE5B6150D74D54"/>
  </w:style>
  <w:style w:type="paragraph" w:customStyle="1" w:styleId="FA87CB37DD0D4191BDFFD70E60C11557">
    <w:name w:val="FA87CB37DD0D4191BDFFD70E60C11557"/>
  </w:style>
  <w:style w:type="paragraph" w:customStyle="1" w:styleId="BCAC571764964A70ABF7EEAC95BA9C8A">
    <w:name w:val="BCAC571764964A70ABF7EEAC95BA9C8A"/>
  </w:style>
  <w:style w:type="paragraph" w:customStyle="1" w:styleId="3173DFE5A2964F83BC60689509EEAD88">
    <w:name w:val="3173DFE5A2964F83BC60689509EEAD88"/>
  </w:style>
  <w:style w:type="paragraph" w:customStyle="1" w:styleId="5FD7E0962B2949FD85B7D59770F2EFA1">
    <w:name w:val="5FD7E0962B2949FD85B7D59770F2EFA1"/>
  </w:style>
  <w:style w:type="paragraph" w:customStyle="1" w:styleId="FB7F368F3B6846B48866D82B83A921CA">
    <w:name w:val="FB7F368F3B6846B48866D82B83A921CA"/>
  </w:style>
  <w:style w:type="paragraph" w:customStyle="1" w:styleId="2F1757323D7E447997D2AD583D36AB1F">
    <w:name w:val="2F1757323D7E447997D2AD583D36AB1F"/>
  </w:style>
  <w:style w:type="paragraph" w:customStyle="1" w:styleId="8F72CC3D66A7495CB67B9383A1DDF64C">
    <w:name w:val="8F72CC3D66A7495CB67B9383A1DDF64C"/>
  </w:style>
  <w:style w:type="paragraph" w:customStyle="1" w:styleId="15F8795234194288A267EA6984887361">
    <w:name w:val="15F8795234194288A267EA6984887361"/>
  </w:style>
  <w:style w:type="paragraph" w:customStyle="1" w:styleId="10BC10C9E2DB4ABAB43A7E36A96B9FEA">
    <w:name w:val="10BC10C9E2DB4ABAB43A7E36A96B9FEA"/>
  </w:style>
  <w:style w:type="paragraph" w:customStyle="1" w:styleId="FCC46D1ABE6D4CCAAC4426A69D697C95">
    <w:name w:val="FCC46D1ABE6D4CCAAC4426A69D697C95"/>
  </w:style>
  <w:style w:type="paragraph" w:customStyle="1" w:styleId="AE3BFD0222D1446887A2C948B6B2FEB0">
    <w:name w:val="AE3BFD0222D1446887A2C948B6B2FEB0"/>
  </w:style>
  <w:style w:type="paragraph" w:customStyle="1" w:styleId="329EC3FED63E47E09B290C1F331E05E9">
    <w:name w:val="329EC3FED63E47E09B290C1F331E05E9"/>
  </w:style>
  <w:style w:type="paragraph" w:customStyle="1" w:styleId="FB30EA50B5634E8BB221AD09A86CD972">
    <w:name w:val="FB30EA50B5634E8BB221AD09A86CD972"/>
  </w:style>
  <w:style w:type="paragraph" w:customStyle="1" w:styleId="D5C41B9577B84FF4877A94BB996DF9B7">
    <w:name w:val="D5C41B9577B84FF4877A94BB996DF9B7"/>
  </w:style>
  <w:style w:type="paragraph" w:customStyle="1" w:styleId="9A451165E62D4F028B88E83D718A9F87">
    <w:name w:val="9A451165E62D4F028B88E83D718A9F87"/>
  </w:style>
  <w:style w:type="paragraph" w:customStyle="1" w:styleId="922BE22841464A378009E58D1B4462D1">
    <w:name w:val="922BE22841464A378009E58D1B4462D1"/>
  </w:style>
  <w:style w:type="paragraph" w:customStyle="1" w:styleId="C61E249C5EBA4ECAAD957EC2132E7EB7">
    <w:name w:val="C61E249C5EBA4ECAAD957EC2132E7EB7"/>
  </w:style>
  <w:style w:type="paragraph" w:customStyle="1" w:styleId="6F5A64FACCD847FDB690AC07B909FFD5">
    <w:name w:val="6F5A64FACCD847FDB690AC07B909FFD5"/>
  </w:style>
  <w:style w:type="paragraph" w:customStyle="1" w:styleId="0DC8D1D1816E41CABA8FE4A1D85340B7">
    <w:name w:val="0DC8D1D1816E41CABA8FE4A1D85340B7"/>
  </w:style>
  <w:style w:type="paragraph" w:customStyle="1" w:styleId="AEF54B5B052545AAB3B79F02F69E6EB7">
    <w:name w:val="AEF54B5B052545AAB3B79F02F69E6EB7"/>
  </w:style>
  <w:style w:type="paragraph" w:customStyle="1" w:styleId="508C5970A5364829B4C14C5D6C75F71B">
    <w:name w:val="508C5970A5364829B4C14C5D6C75F71B"/>
  </w:style>
  <w:style w:type="paragraph" w:customStyle="1" w:styleId="0D74F806CF8B4600A7DF16C5BCF990E0">
    <w:name w:val="0D74F806CF8B4600A7DF16C5BCF990E0"/>
  </w:style>
  <w:style w:type="paragraph" w:customStyle="1" w:styleId="78C33D24B07444F68E6E42268452E012">
    <w:name w:val="78C33D24B07444F68E6E42268452E012"/>
  </w:style>
  <w:style w:type="paragraph" w:customStyle="1" w:styleId="D277CA7183E14AAC89F3A4CC12C3C057">
    <w:name w:val="D277CA7183E14AAC89F3A4CC12C3C057"/>
  </w:style>
  <w:style w:type="paragraph" w:customStyle="1" w:styleId="165965AA6E53467FABE69CFB40097637">
    <w:name w:val="165965AA6E53467FABE69CFB40097637"/>
  </w:style>
  <w:style w:type="paragraph" w:customStyle="1" w:styleId="7AD0F92FB7D54CED817AD4973B2DD6D0">
    <w:name w:val="7AD0F92FB7D54CED817AD4973B2DD6D0"/>
  </w:style>
  <w:style w:type="paragraph" w:customStyle="1" w:styleId="37EB9372DD0D4283908E4B947F7DFDFA">
    <w:name w:val="37EB9372DD0D4283908E4B947F7DFDFA"/>
  </w:style>
  <w:style w:type="paragraph" w:customStyle="1" w:styleId="1836C33A5B2D455295FDB5FE43FFF954">
    <w:name w:val="1836C33A5B2D455295FDB5FE43FFF954"/>
  </w:style>
  <w:style w:type="paragraph" w:customStyle="1" w:styleId="42541CE109584127943AE73467211894">
    <w:name w:val="42541CE109584127943AE73467211894"/>
  </w:style>
  <w:style w:type="paragraph" w:customStyle="1" w:styleId="6FFA5ACB08F849F8861E4285F71930F3">
    <w:name w:val="6FFA5ACB08F849F8861E4285F71930F3"/>
  </w:style>
  <w:style w:type="paragraph" w:customStyle="1" w:styleId="26091792AC734B52A39AFA803C6B170C">
    <w:name w:val="26091792AC734B52A39AFA803C6B170C"/>
  </w:style>
  <w:style w:type="paragraph" w:customStyle="1" w:styleId="FF3ADE2E851345F6A8859C4A60982D9B">
    <w:name w:val="FF3ADE2E851345F6A8859C4A60982D9B"/>
  </w:style>
  <w:style w:type="paragraph" w:customStyle="1" w:styleId="24EC806648724C528A7267C2139D76A7">
    <w:name w:val="24EC806648724C528A7267C2139D76A7"/>
  </w:style>
  <w:style w:type="paragraph" w:customStyle="1" w:styleId="F42135464AE8421586F132018CCD4DC9">
    <w:name w:val="F42135464AE8421586F132018CCD4DC9"/>
  </w:style>
  <w:style w:type="paragraph" w:customStyle="1" w:styleId="BAB945C4F0DF4206BE63994DE4AD582B">
    <w:name w:val="BAB945C4F0DF4206BE63994DE4AD582B"/>
  </w:style>
  <w:style w:type="paragraph" w:customStyle="1" w:styleId="59F9830A317840DDB34865D3C3F9EA86">
    <w:name w:val="59F9830A317840DDB34865D3C3F9EA86"/>
  </w:style>
  <w:style w:type="paragraph" w:customStyle="1" w:styleId="3BFE9F89B9DA4B92BDA26C3230BF3715">
    <w:name w:val="3BFE9F89B9DA4B92BDA26C3230BF3715"/>
  </w:style>
  <w:style w:type="paragraph" w:customStyle="1" w:styleId="4C7C6A9D22DE4EF6BB9158462F29C557">
    <w:name w:val="4C7C6A9D22DE4EF6BB9158462F29C557"/>
  </w:style>
  <w:style w:type="paragraph" w:customStyle="1" w:styleId="4C9CC59E97714057BC2311D3822E881F">
    <w:name w:val="4C9CC59E97714057BC2311D3822E881F"/>
  </w:style>
  <w:style w:type="paragraph" w:customStyle="1" w:styleId="608860F2D31544459E8F80D7CD4E8DB4">
    <w:name w:val="608860F2D31544459E8F80D7CD4E8DB4"/>
  </w:style>
  <w:style w:type="paragraph" w:customStyle="1" w:styleId="8DE7C1943A9047328C603661F66C0A6F">
    <w:name w:val="8DE7C1943A9047328C603661F66C0A6F"/>
  </w:style>
  <w:style w:type="paragraph" w:customStyle="1" w:styleId="D7FAC7B358784D359FAFB23D517EA249">
    <w:name w:val="D7FAC7B358784D359FAFB23D517EA249"/>
  </w:style>
  <w:style w:type="paragraph" w:customStyle="1" w:styleId="746FC6EDFAF441F2BF3A1C91D403FFE6">
    <w:name w:val="746FC6EDFAF441F2BF3A1C91D403FFE6"/>
  </w:style>
  <w:style w:type="paragraph" w:customStyle="1" w:styleId="8CA773435A7B44F1B16A4EE2F5F4198F">
    <w:name w:val="8CA773435A7B44F1B16A4EE2F5F4198F"/>
  </w:style>
  <w:style w:type="paragraph" w:customStyle="1" w:styleId="AB0A69F8C8074952BCEC9B478DE0E9AA">
    <w:name w:val="AB0A69F8C8074952BCEC9B478DE0E9AA"/>
  </w:style>
  <w:style w:type="paragraph" w:customStyle="1" w:styleId="02053D536FA447438B1B84AA15B01A4E">
    <w:name w:val="02053D536FA447438B1B84AA15B01A4E"/>
  </w:style>
  <w:style w:type="paragraph" w:customStyle="1" w:styleId="45B81A1B3ED04223A0C401466092F61E">
    <w:name w:val="45B81A1B3ED04223A0C401466092F61E"/>
  </w:style>
  <w:style w:type="paragraph" w:customStyle="1" w:styleId="B1EE1F94507147128D7384256C95425C">
    <w:name w:val="B1EE1F94507147128D7384256C95425C"/>
  </w:style>
  <w:style w:type="paragraph" w:customStyle="1" w:styleId="F7330D8FBA6041C38EA7F602B169BA3F">
    <w:name w:val="F7330D8FBA6041C38EA7F602B169BA3F"/>
  </w:style>
  <w:style w:type="paragraph" w:customStyle="1" w:styleId="9D435EA2834F403C9F137166D0B659A2">
    <w:name w:val="9D435EA2834F403C9F137166D0B659A2"/>
  </w:style>
  <w:style w:type="paragraph" w:customStyle="1" w:styleId="98F388CAD328429FB41AE2AFDF336D04">
    <w:name w:val="98F388CAD328429FB41AE2AFDF336D04"/>
  </w:style>
  <w:style w:type="paragraph" w:customStyle="1" w:styleId="20BE438E1A4149FD87541B63C404C3DF">
    <w:name w:val="20BE438E1A4149FD87541B63C404C3DF"/>
  </w:style>
  <w:style w:type="paragraph" w:customStyle="1" w:styleId="783C4E3A93EA443F839EC97A5FF8CE84">
    <w:name w:val="783C4E3A93EA443F839EC97A5FF8CE84"/>
  </w:style>
  <w:style w:type="paragraph" w:customStyle="1" w:styleId="A9DB1558608A41F595D7B72C9E16400A">
    <w:name w:val="A9DB1558608A41F595D7B72C9E16400A"/>
  </w:style>
  <w:style w:type="paragraph" w:customStyle="1" w:styleId="4CC720D6A41E4AA8A0498DEEE9D62DFE">
    <w:name w:val="4CC720D6A41E4AA8A0498DEEE9D62DFE"/>
  </w:style>
  <w:style w:type="paragraph" w:customStyle="1" w:styleId="FEDBE77AE7F74AE9AECABEF5ABEDA863">
    <w:name w:val="FEDBE77AE7F74AE9AECABEF5ABEDA863"/>
  </w:style>
  <w:style w:type="paragraph" w:customStyle="1" w:styleId="A8198FE9A1F64728BD9BD61E08A0DDE2">
    <w:name w:val="A8198FE9A1F64728BD9BD61E08A0DDE2"/>
  </w:style>
  <w:style w:type="paragraph" w:customStyle="1" w:styleId="06070D6332E046D59EE7FFAAD226366C">
    <w:name w:val="06070D6332E046D59EE7FFAAD226366C"/>
  </w:style>
  <w:style w:type="paragraph" w:customStyle="1" w:styleId="D9E4CAF4F901497580EB74F1DD0E0CE6">
    <w:name w:val="D9E4CAF4F901497580EB74F1DD0E0CE6"/>
  </w:style>
  <w:style w:type="paragraph" w:customStyle="1" w:styleId="54C8F0B9CF444DF58E3E01D54CF50B09">
    <w:name w:val="54C8F0B9CF444DF58E3E01D54CF50B09"/>
  </w:style>
  <w:style w:type="paragraph" w:customStyle="1" w:styleId="A347DF61344D4351B620300069AADCDA">
    <w:name w:val="A347DF61344D4351B620300069AADCDA"/>
  </w:style>
  <w:style w:type="paragraph" w:customStyle="1" w:styleId="03D1E34D2D804EACB09438EB8A144CA7">
    <w:name w:val="03D1E34D2D804EACB09438EB8A144CA7"/>
  </w:style>
  <w:style w:type="paragraph" w:customStyle="1" w:styleId="099C8A30689C4D71B8665AD15FA7A581">
    <w:name w:val="099C8A30689C4D71B8665AD15FA7A581"/>
  </w:style>
  <w:style w:type="paragraph" w:customStyle="1" w:styleId="7FA3759D11084873A5BE02D3DBE71D4A">
    <w:name w:val="7FA3759D11084873A5BE02D3DBE71D4A"/>
  </w:style>
  <w:style w:type="paragraph" w:customStyle="1" w:styleId="D04C019B87C24BA48AE70F2E62BADAD1">
    <w:name w:val="D04C019B87C24BA48AE70F2E62BADAD1"/>
  </w:style>
  <w:style w:type="paragraph" w:customStyle="1" w:styleId="5B115009EBC4423584D1BA658F47B1BC">
    <w:name w:val="5B115009EBC4423584D1BA658F47B1BC"/>
  </w:style>
  <w:style w:type="paragraph" w:customStyle="1" w:styleId="BB5AF3E1EE2A4FBBABEA316C491CDE6E">
    <w:name w:val="BB5AF3E1EE2A4FBBABEA316C491CDE6E"/>
  </w:style>
  <w:style w:type="paragraph" w:customStyle="1" w:styleId="3D756F3E5D404639B9868982A8F95F53">
    <w:name w:val="3D756F3E5D404639B9868982A8F95F53"/>
  </w:style>
  <w:style w:type="paragraph" w:customStyle="1" w:styleId="81504875760E4CBDBB724547C4CD8FE9">
    <w:name w:val="81504875760E4CBDBB724547C4CD8FE9"/>
  </w:style>
  <w:style w:type="paragraph" w:customStyle="1" w:styleId="92E545F3A27143859462431BBFB1A7AE">
    <w:name w:val="92E545F3A27143859462431BBFB1A7AE"/>
  </w:style>
  <w:style w:type="paragraph" w:customStyle="1" w:styleId="E590CD4A3EB544889AC733A59D8FF6B2">
    <w:name w:val="E590CD4A3EB544889AC733A59D8FF6B2"/>
  </w:style>
  <w:style w:type="paragraph" w:customStyle="1" w:styleId="AB65A2438E644B9EB4F07541819B622A">
    <w:name w:val="AB65A2438E644B9EB4F07541819B622A"/>
  </w:style>
  <w:style w:type="paragraph" w:customStyle="1" w:styleId="AF11246D2C0E43669B6CBD7F0C0622CD">
    <w:name w:val="AF11246D2C0E43669B6CBD7F0C0622CD"/>
  </w:style>
  <w:style w:type="paragraph" w:customStyle="1" w:styleId="007F06B9C5F044AD91FBF483859CC70F">
    <w:name w:val="007F06B9C5F044AD91FBF483859CC70F"/>
  </w:style>
  <w:style w:type="paragraph" w:customStyle="1" w:styleId="5148624A4DC84918BB2B68D7B18A11F0">
    <w:name w:val="5148624A4DC84918BB2B68D7B18A11F0"/>
  </w:style>
  <w:style w:type="paragraph" w:customStyle="1" w:styleId="5DF720BFB66A49CCA26B20A6E193A9E3">
    <w:name w:val="5DF720BFB66A49CCA26B20A6E193A9E3"/>
  </w:style>
  <w:style w:type="paragraph" w:customStyle="1" w:styleId="B5E155E05B7F46C8BF0D941A7FDC02C6">
    <w:name w:val="B5E155E05B7F46C8BF0D941A7FDC02C6"/>
  </w:style>
  <w:style w:type="paragraph" w:customStyle="1" w:styleId="0ACB6925C0A74B73B0984AC49A48079C">
    <w:name w:val="0ACB6925C0A74B73B0984AC49A48079C"/>
  </w:style>
  <w:style w:type="paragraph" w:customStyle="1" w:styleId="77EA0F98F4A5424CA044C0618E693452">
    <w:name w:val="77EA0F98F4A5424CA044C0618E693452"/>
  </w:style>
  <w:style w:type="paragraph" w:customStyle="1" w:styleId="A27AC18208A841C09886882776120536">
    <w:name w:val="A27AC18208A841C09886882776120536"/>
  </w:style>
  <w:style w:type="paragraph" w:customStyle="1" w:styleId="056D13A0A4A743419BCBFB83DC98F3D4">
    <w:name w:val="056D13A0A4A743419BCBFB83DC98F3D4"/>
  </w:style>
  <w:style w:type="paragraph" w:customStyle="1" w:styleId="CFF9041E8A284A519B4B1028A1F94715">
    <w:name w:val="CFF9041E8A284A519B4B1028A1F94715"/>
  </w:style>
  <w:style w:type="paragraph" w:customStyle="1" w:styleId="EF642F4FA1AC4FCC999A633E8472B498">
    <w:name w:val="EF642F4FA1AC4FCC999A633E8472B498"/>
  </w:style>
  <w:style w:type="paragraph" w:customStyle="1" w:styleId="545EE79E7B4C4F79825FF029C48FE53E">
    <w:name w:val="545EE79E7B4C4F79825FF029C48FE53E"/>
  </w:style>
  <w:style w:type="paragraph" w:customStyle="1" w:styleId="26DA30FC4058463DA95854B1C11E7488">
    <w:name w:val="26DA30FC4058463DA95854B1C11E7488"/>
  </w:style>
  <w:style w:type="paragraph" w:customStyle="1" w:styleId="23073CB9F54E47E9AC9FEF0B6058A84F">
    <w:name w:val="23073CB9F54E47E9AC9FEF0B6058A84F"/>
  </w:style>
  <w:style w:type="paragraph" w:customStyle="1" w:styleId="31029C9657AA49B19875509B0788E13C">
    <w:name w:val="31029C9657AA49B19875509B0788E13C"/>
  </w:style>
  <w:style w:type="paragraph" w:customStyle="1" w:styleId="0E2518A1ADB04ADC8C4D9891EC51B743">
    <w:name w:val="0E2518A1ADB04ADC8C4D9891EC51B743"/>
  </w:style>
  <w:style w:type="paragraph" w:customStyle="1" w:styleId="48B0D7FC7AB54CBBAD07069CF1B5B4B4">
    <w:name w:val="48B0D7FC7AB54CBBAD07069CF1B5B4B4"/>
  </w:style>
  <w:style w:type="paragraph" w:customStyle="1" w:styleId="DF6A9B4A4416444D83E1F21552C4A367">
    <w:name w:val="DF6A9B4A4416444D83E1F21552C4A367"/>
  </w:style>
  <w:style w:type="paragraph" w:customStyle="1" w:styleId="7231B5B6C36A4ABF8F1DE4C08613F8D7">
    <w:name w:val="7231B5B6C36A4ABF8F1DE4C08613F8D7"/>
  </w:style>
  <w:style w:type="paragraph" w:customStyle="1" w:styleId="60A338CAD60543A58A2AEF4CCE715D2E">
    <w:name w:val="60A338CAD60543A58A2AEF4CCE715D2E"/>
  </w:style>
  <w:style w:type="paragraph" w:customStyle="1" w:styleId="9B415FE15BCA495FBBD528D997AAD99E">
    <w:name w:val="9B415FE15BCA495FBBD528D997AAD99E"/>
  </w:style>
  <w:style w:type="paragraph" w:customStyle="1" w:styleId="A1C01C2B3FFC442E80805223F4CFCB09">
    <w:name w:val="A1C01C2B3FFC442E80805223F4CFCB09"/>
  </w:style>
  <w:style w:type="paragraph" w:customStyle="1" w:styleId="1B9674DE3D6942E2BE7A9CD1DC105F30">
    <w:name w:val="1B9674DE3D6942E2BE7A9CD1DC105F30"/>
  </w:style>
  <w:style w:type="paragraph" w:customStyle="1" w:styleId="F22545499E4141CAB21F34F3444EB521">
    <w:name w:val="F22545499E4141CAB21F34F3444EB521"/>
  </w:style>
  <w:style w:type="paragraph" w:customStyle="1" w:styleId="2A4D43A3646445F2805C8F0DF1E858FE">
    <w:name w:val="2A4D43A3646445F2805C8F0DF1E858FE"/>
  </w:style>
  <w:style w:type="paragraph" w:customStyle="1" w:styleId="DEB75F1C01944DE087B81504E9E176E6">
    <w:name w:val="DEB75F1C01944DE087B81504E9E176E6"/>
  </w:style>
  <w:style w:type="paragraph" w:customStyle="1" w:styleId="5896167F0579481199F38FD1E85429CA">
    <w:name w:val="5896167F0579481199F38FD1E85429CA"/>
  </w:style>
  <w:style w:type="paragraph" w:customStyle="1" w:styleId="7F1031C6B467492D89F76C984E77DA39">
    <w:name w:val="7F1031C6B467492D89F76C984E77DA39"/>
  </w:style>
  <w:style w:type="paragraph" w:customStyle="1" w:styleId="4200B838A5094E00B2EA5F7273D7D516">
    <w:name w:val="4200B838A5094E00B2EA5F7273D7D516"/>
  </w:style>
  <w:style w:type="paragraph" w:customStyle="1" w:styleId="21E6C063369B4FFFB628CAAFFBF225A0">
    <w:name w:val="21E6C063369B4FFFB628CAAFFBF225A0"/>
  </w:style>
  <w:style w:type="paragraph" w:customStyle="1" w:styleId="D1417DAAC3FA440DB76327B52764B02F">
    <w:name w:val="D1417DAAC3FA440DB76327B52764B0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340E5D-D5B4-415D-954F-0D0852FF6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3AA574-870F-43EB-9117-5A63792AB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1D7A97-71FE-4F8B-A6C3-295B658661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{C4BF4E6B-F6C3-4839-A386-BA4440E65184}tf16382941_win32</Template>
  <TotalTime>23</TotalTime>
  <Pages>1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omisadeemmanuella@gmail.com</cp:lastModifiedBy>
  <cp:revision>3</cp:revision>
  <cp:lastPrinted>2025-04-03T10:52:00Z</cp:lastPrinted>
  <dcterms:created xsi:type="dcterms:W3CDTF">2025-04-03T10:17:00Z</dcterms:created>
  <dcterms:modified xsi:type="dcterms:W3CDTF">2025-09-24T13:01:00Z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