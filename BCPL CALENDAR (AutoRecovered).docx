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EA415B" w14:paraId="704E1306" w14:textId="77777777" w:rsidTr="003C08C2">
        <w:tc>
          <w:tcPr>
            <w:tcW w:w="10800" w:type="dxa"/>
            <w:gridSpan w:val="9"/>
            <w:shd w:val="clear" w:color="auto" w:fill="495E00" w:themeFill="accent1" w:themeFillShade="80"/>
          </w:tcPr>
          <w:p w14:paraId="1302DFBD" w14:textId="77777777" w:rsidR="00EA415B" w:rsidRDefault="00174F97">
            <w:pPr>
              <w:pStyle w:val="Month"/>
            </w:pPr>
            <w:r>
              <w:t>January</w:t>
            </w:r>
          </w:p>
        </w:tc>
      </w:tr>
      <w:tr w:rsidR="00EA415B" w14:paraId="7C442A11" w14:textId="77777777" w:rsidTr="003C08C2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E3CC450" w14:textId="77777777" w:rsidR="00EA415B" w:rsidRDefault="00DA398C" w:rsidP="008043F6">
            <w:pPr>
              <w:pStyle w:val="Year"/>
            </w:pPr>
            <w:r>
              <w:t>2025</w:t>
            </w:r>
          </w:p>
        </w:tc>
      </w:tr>
      <w:tr w:rsidR="00EA415B" w14:paraId="7B1599B4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5E0EDBDD" w14:textId="77777777" w:rsidR="00EA415B" w:rsidRDefault="003600E1">
            <w:pPr>
              <w:pStyle w:val="Subtitle"/>
            </w:pPr>
            <w:sdt>
              <w:sdtPr>
                <w:id w:val="31938203"/>
                <w:placeholder>
                  <w:docPart w:val="E4514831420841C7B4CB7FD407E75790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Subtitle</w:t>
                </w:r>
              </w:sdtContent>
            </w:sdt>
            <w:r w:rsidR="00680558">
              <w:t xml:space="preserve"> </w:t>
            </w:r>
          </w:p>
        </w:tc>
      </w:tr>
      <w:tr w:rsidR="003C08C2" w14:paraId="02A2F71E" w14:textId="77777777" w:rsidTr="0045537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06B6883A" w14:textId="77777777" w:rsidR="003C08C2" w:rsidRPr="0078527C" w:rsidRDefault="003C08C2" w:rsidP="003C08C2"/>
        </w:tc>
        <w:tc>
          <w:tcPr>
            <w:tcW w:w="6300" w:type="dxa"/>
            <w:gridSpan w:val="5"/>
          </w:tcPr>
          <w:p w14:paraId="2394DA09" w14:textId="77777777" w:rsidR="003C08C2" w:rsidRPr="0078527C" w:rsidRDefault="003C08C2" w:rsidP="003C08C2"/>
        </w:tc>
        <w:tc>
          <w:tcPr>
            <w:tcW w:w="4230" w:type="dxa"/>
            <w:gridSpan w:val="3"/>
            <w:vMerge w:val="restart"/>
            <w:vAlign w:val="center"/>
          </w:tcPr>
          <w:p w14:paraId="207D5141" w14:textId="77777777" w:rsidR="003C08C2" w:rsidRDefault="003C08C2" w:rsidP="003C08C2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0ECCD73" wp14:editId="57929B5A">
                  <wp:extent cx="2135697" cy="1480921"/>
                  <wp:effectExtent l="152400" t="190500" r="245745" b="233680"/>
                  <wp:docPr id="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8C2" w14:paraId="67BABB7B" w14:textId="77777777" w:rsidTr="00890592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0EEFED5" w14:textId="77777777" w:rsidR="003C08C2" w:rsidRPr="0078527C" w:rsidRDefault="003C08C2" w:rsidP="003C08C2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BB30F6B" w14:textId="77777777" w:rsidR="0045537C" w:rsidRDefault="003600E1" w:rsidP="0045537C">
            <w:pPr>
              <w:pStyle w:val="Title"/>
            </w:pPr>
            <w:sdt>
              <w:sdtPr>
                <w:id w:val="1498380741"/>
                <w:placeholder>
                  <w:docPart w:val="7C93F2B7D38F406794C414882A856072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3C08C2">
                  <w:rPr>
                    <w:b/>
                  </w:rPr>
                  <w:t>Title</w:t>
                </w:r>
              </w:sdtContent>
            </w:sdt>
          </w:p>
          <w:p w14:paraId="0F6344C8" w14:textId="77777777" w:rsidR="003C08C2" w:rsidRPr="0078527C" w:rsidRDefault="003600E1" w:rsidP="0045537C">
            <w:sdt>
              <w:sdtPr>
                <w:id w:val="-794213661"/>
                <w:placeholder>
                  <w:docPart w:val="E1765A021EBE4035AEFCA3A72BDB778E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E525604" w14:textId="77777777" w:rsidR="003C08C2" w:rsidRDefault="003C08C2" w:rsidP="003C08C2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EA415B" w14:paraId="176A944E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1B74A69" w14:textId="77777777" w:rsidR="00EA415B" w:rsidRDefault="003600E1">
            <w:pPr>
              <w:pStyle w:val="Days"/>
            </w:pPr>
            <w:sdt>
              <w:sdtPr>
                <w:id w:val="2085032416"/>
                <w:placeholder>
                  <w:docPart w:val="06A7C39382764FB7A3B7E216339ECB20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FAE40C2" w14:textId="77777777" w:rsidR="00EA415B" w:rsidRDefault="003600E1">
            <w:pPr>
              <w:pStyle w:val="Days"/>
            </w:pPr>
            <w:sdt>
              <w:sdtPr>
                <w:id w:val="2141225648"/>
                <w:placeholder>
                  <w:docPart w:val="6601DB9931AF492E83545D859D593F7C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AF74F8A" w14:textId="77777777" w:rsidR="00EA415B" w:rsidRDefault="003600E1">
            <w:pPr>
              <w:pStyle w:val="Days"/>
            </w:pPr>
            <w:sdt>
              <w:sdtPr>
                <w:id w:val="-225834277"/>
                <w:placeholder>
                  <w:docPart w:val="5E86BA21ED894F25BC482D643F88198E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CB30B51" w14:textId="77777777" w:rsidR="00EA415B" w:rsidRDefault="003600E1">
            <w:pPr>
              <w:pStyle w:val="Days"/>
            </w:pPr>
            <w:sdt>
              <w:sdtPr>
                <w:id w:val="-1121838800"/>
                <w:placeholder>
                  <w:docPart w:val="3A75EF705FC44A858E54759F24F588B7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BC60662" w14:textId="77777777" w:rsidR="00EA415B" w:rsidRDefault="003600E1">
            <w:pPr>
              <w:pStyle w:val="Days"/>
            </w:pPr>
            <w:sdt>
              <w:sdtPr>
                <w:id w:val="-1805692476"/>
                <w:placeholder>
                  <w:docPart w:val="7FD050A2716148D3B0B4517AB86C7D9D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6EF9CEA" w14:textId="77777777" w:rsidR="00EA415B" w:rsidRDefault="003600E1">
            <w:pPr>
              <w:pStyle w:val="Days"/>
            </w:pPr>
            <w:sdt>
              <w:sdtPr>
                <w:id w:val="815225377"/>
                <w:placeholder>
                  <w:docPart w:val="444AAE92B402432D9B8270EC318A57DA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163A980" w14:textId="77777777" w:rsidR="00EA415B" w:rsidRDefault="003600E1">
            <w:pPr>
              <w:pStyle w:val="Days"/>
            </w:pPr>
            <w:sdt>
              <w:sdtPr>
                <w:id w:val="36251574"/>
                <w:placeholder>
                  <w:docPart w:val="C8C7343ECC854B5087E7CAE734C16C16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Saturday</w:t>
                </w:r>
              </w:sdtContent>
            </w:sdt>
          </w:p>
        </w:tc>
      </w:tr>
      <w:tr w:rsidR="00DA398C" w14:paraId="5908E9BF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C831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1098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ABA9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9D1B8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36A50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66995F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16AD7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4</w:t>
            </w:r>
          </w:p>
        </w:tc>
      </w:tr>
      <w:tr w:rsidR="00DA398C" w14:paraId="63F6A44D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FC1D7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03AA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9EF7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A00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4CC83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A55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9FEA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0A823B0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9FFE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AB2A45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815B6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9B689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07427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8CB2A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ADB29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11</w:t>
            </w:r>
          </w:p>
        </w:tc>
      </w:tr>
      <w:tr w:rsidR="00DA398C" w14:paraId="1F7E8B20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6E0DE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1901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616B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6C26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03B59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5A74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2E0B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1E934DE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C0F1C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CC7FC2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4E267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26A022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DA30B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A9EF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021B9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18</w:t>
            </w:r>
          </w:p>
        </w:tc>
      </w:tr>
      <w:tr w:rsidR="00DA398C" w14:paraId="0292FDDB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9DE7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BED6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25BA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78AE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D43B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F15D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ADA4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17159E2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2163D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03289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9F6CD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1E468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83554C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6C124F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07486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25</w:t>
            </w:r>
          </w:p>
        </w:tc>
      </w:tr>
      <w:tr w:rsidR="00DA398C" w14:paraId="373971CB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91EB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F125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4442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BCD8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C8BC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EC87A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1CD5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6D92A99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CF3DFB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8999B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DB62B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66E0EB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CF7A6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98866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682E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E13F4" w14:paraId="63D1BE9A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43F02B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61917D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7499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6F1653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B83A48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A0A49C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D7E750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  <w:tr w:rsidR="00FE13F4" w14:paraId="5908D70D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8A1249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EC230E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09B431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529484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86830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61EA47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6594C3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</w:tr>
      <w:tr w:rsidR="00FE13F4" w14:paraId="16ABEC37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F023C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75A2F1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8EE04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CFC9AB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78AA7E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3189E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42C80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</w:tbl>
    <w:p w14:paraId="5C91B8EB" w14:textId="77777777" w:rsidR="00EA415B" w:rsidRDefault="003600E1">
      <w:pPr>
        <w:pStyle w:val="Quote"/>
      </w:pPr>
      <w:sdt>
        <w:sdtPr>
          <w:id w:val="31938234"/>
          <w:placeholder>
            <w:docPart w:val="F9D1E2913A2B42028F6A2C9CBB4E23E1"/>
          </w:placeholder>
          <w:temporary/>
          <w:showingPlcHdr/>
          <w15:appearance w15:val="hidden"/>
        </w:sdtPr>
        <w:sdtEndPr/>
        <w:sdtContent>
          <w:r w:rsidR="00375B27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D6FFF63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8043F6" w14:paraId="6093F5E8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2CA56803" w14:textId="77777777" w:rsidR="008043F6" w:rsidRDefault="008043F6" w:rsidP="00F64F7E">
            <w:pPr>
              <w:pStyle w:val="Month"/>
            </w:pPr>
            <w:r>
              <w:lastRenderedPageBreak/>
              <w:t>February</w:t>
            </w:r>
          </w:p>
        </w:tc>
      </w:tr>
      <w:tr w:rsidR="008043F6" w14:paraId="6B3F7301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74DB5AD" w14:textId="77777777" w:rsidR="008043F6" w:rsidRDefault="00DA398C" w:rsidP="008043F6">
            <w:pPr>
              <w:pStyle w:val="Year"/>
            </w:pPr>
            <w:r>
              <w:t>2025</w:t>
            </w:r>
          </w:p>
        </w:tc>
      </w:tr>
      <w:tr w:rsidR="008043F6" w14:paraId="3A48DC64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C2BE04D" w14:textId="77777777" w:rsidR="008043F6" w:rsidRDefault="003600E1" w:rsidP="00F64F7E">
            <w:pPr>
              <w:pStyle w:val="Subtitle"/>
            </w:pPr>
            <w:sdt>
              <w:sdtPr>
                <w:id w:val="-1717491768"/>
                <w:placeholder>
                  <w:docPart w:val="E0B41A6CF54D4BF084FE09ABC948EBF1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Subtitle</w:t>
                </w:r>
              </w:sdtContent>
            </w:sdt>
            <w:r w:rsidR="008043F6">
              <w:t xml:space="preserve"> </w:t>
            </w:r>
          </w:p>
        </w:tc>
      </w:tr>
      <w:tr w:rsidR="008043F6" w14:paraId="5FE51CBE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183BA9E5" w14:textId="77777777" w:rsidR="008043F6" w:rsidRPr="0078527C" w:rsidRDefault="008043F6" w:rsidP="00F64F7E"/>
        </w:tc>
        <w:tc>
          <w:tcPr>
            <w:tcW w:w="6300" w:type="dxa"/>
            <w:gridSpan w:val="5"/>
          </w:tcPr>
          <w:p w14:paraId="43F16732" w14:textId="77777777" w:rsidR="008043F6" w:rsidRPr="0078527C" w:rsidRDefault="008043F6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1F10BB10" w14:textId="77777777" w:rsidR="008043F6" w:rsidRDefault="008043F6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E5EBF16" wp14:editId="03D57E58">
                  <wp:extent cx="2135697" cy="1480921"/>
                  <wp:effectExtent l="152400" t="190500" r="245745" b="233680"/>
                  <wp:docPr id="1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F6" w14:paraId="546406B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38C8D3F" w14:textId="77777777" w:rsidR="008043F6" w:rsidRPr="0078527C" w:rsidRDefault="008043F6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72139D20" w14:textId="77777777" w:rsidR="008043F6" w:rsidRDefault="003600E1" w:rsidP="00F64F7E">
            <w:pPr>
              <w:pStyle w:val="Title"/>
            </w:pPr>
            <w:sdt>
              <w:sdtPr>
                <w:id w:val="-2101018631"/>
                <w:placeholder>
                  <w:docPart w:val="E97A93766F1246A7ACB23A9888E2ECFC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3C08C2">
                  <w:rPr>
                    <w:b/>
                  </w:rPr>
                  <w:t>Title</w:t>
                </w:r>
              </w:sdtContent>
            </w:sdt>
          </w:p>
          <w:p w14:paraId="757FBC8C" w14:textId="77777777" w:rsidR="008043F6" w:rsidRPr="0078527C" w:rsidRDefault="003600E1" w:rsidP="00F64F7E">
            <w:sdt>
              <w:sdtPr>
                <w:id w:val="1686550426"/>
                <w:placeholder>
                  <w:docPart w:val="C5F3BA04DDD54C67966992E7B97039E1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407144AA" w14:textId="77777777" w:rsidR="008043F6" w:rsidRDefault="008043F6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8043F6" w14:paraId="6E32DE1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C61CBCF" w14:textId="77777777" w:rsidR="008043F6" w:rsidRDefault="003600E1" w:rsidP="00F64F7E">
            <w:pPr>
              <w:pStyle w:val="Days"/>
            </w:pPr>
            <w:sdt>
              <w:sdtPr>
                <w:id w:val="111567639"/>
                <w:placeholder>
                  <w:docPart w:val="7F884D5F1E824717A9530AFEF3118EA3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ED48250" w14:textId="77777777" w:rsidR="008043F6" w:rsidRDefault="003600E1" w:rsidP="00F64F7E">
            <w:pPr>
              <w:pStyle w:val="Days"/>
            </w:pPr>
            <w:sdt>
              <w:sdtPr>
                <w:id w:val="-828284242"/>
                <w:placeholder>
                  <w:docPart w:val="8B335286036745858AFB93A1BC510E30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9982727" w14:textId="77777777" w:rsidR="008043F6" w:rsidRDefault="003600E1" w:rsidP="00F64F7E">
            <w:pPr>
              <w:pStyle w:val="Days"/>
            </w:pPr>
            <w:sdt>
              <w:sdtPr>
                <w:id w:val="228199253"/>
                <w:placeholder>
                  <w:docPart w:val="1621A981239B40B99C5E68CB42350220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D22F92F" w14:textId="77777777" w:rsidR="008043F6" w:rsidRDefault="003600E1" w:rsidP="00F64F7E">
            <w:pPr>
              <w:pStyle w:val="Days"/>
            </w:pPr>
            <w:sdt>
              <w:sdtPr>
                <w:id w:val="-88703477"/>
                <w:placeholder>
                  <w:docPart w:val="4FD367F3E52B4D04BF77E42A9170A1AE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1BE36C6" w14:textId="77777777" w:rsidR="008043F6" w:rsidRDefault="003600E1" w:rsidP="00F64F7E">
            <w:pPr>
              <w:pStyle w:val="Days"/>
            </w:pPr>
            <w:sdt>
              <w:sdtPr>
                <w:id w:val="-948245192"/>
                <w:placeholder>
                  <w:docPart w:val="3060A32A196546FCB441D0D89FB6A727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9481455" w14:textId="77777777" w:rsidR="008043F6" w:rsidRDefault="003600E1" w:rsidP="00F64F7E">
            <w:pPr>
              <w:pStyle w:val="Days"/>
            </w:pPr>
            <w:sdt>
              <w:sdtPr>
                <w:id w:val="-276641909"/>
                <w:placeholder>
                  <w:docPart w:val="0723F7FB7D234B4AA903A9364288C86A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D40E8E0" w14:textId="77777777" w:rsidR="008043F6" w:rsidRDefault="003600E1" w:rsidP="00F64F7E">
            <w:pPr>
              <w:pStyle w:val="Days"/>
            </w:pPr>
            <w:sdt>
              <w:sdtPr>
                <w:id w:val="1949811735"/>
                <w:placeholder>
                  <w:docPart w:val="FC83BBDCF1A6460BA6680A1FECC71153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Saturday</w:t>
                </w:r>
              </w:sdtContent>
            </w:sdt>
          </w:p>
        </w:tc>
      </w:tr>
      <w:tr w:rsidR="00DA398C" w14:paraId="3D3A723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E4C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357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4F31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27B0E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BAA8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E77F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0DD6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</w:t>
            </w:r>
          </w:p>
        </w:tc>
      </w:tr>
      <w:tr w:rsidR="00DA398C" w14:paraId="41F9EB6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3B771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53F3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ABF9F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A282D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82CF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5FF1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C02F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14E2C3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C7F93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0EBC1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51221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963B3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6AFC9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69ACA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11AE07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8</w:t>
            </w:r>
          </w:p>
        </w:tc>
      </w:tr>
      <w:tr w:rsidR="00DA398C" w14:paraId="18C0B56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0231F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4476C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8C74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566B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6958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7CE6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0646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89778F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FBE8F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261111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69AD3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27E4D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3B4C0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B9E1A6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12641C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15</w:t>
            </w:r>
          </w:p>
        </w:tc>
      </w:tr>
      <w:tr w:rsidR="00DA398C" w14:paraId="5D2298F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0859B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65E3D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E1C72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30C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1113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2ACB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FEA0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3D25B8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53F87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6F4C1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C7C370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15D6E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8A1236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E985DF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C1973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22</w:t>
            </w:r>
          </w:p>
        </w:tc>
      </w:tr>
      <w:tr w:rsidR="00DA398C" w14:paraId="16F05F1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E99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131C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3980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FC7C2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334D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29E6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8C1AE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B89EBA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7BD888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2EAC94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9F7511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5AFC1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8511C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081E4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7EE7A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8043F6" w14:paraId="3A5A5C5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22346B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41C30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E42C2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7DAB3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1DD31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380B1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0E8D9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38774F1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94DC2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CDC11E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7681A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58B0C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824BE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A6008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6F3CAC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4CE0D77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22704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398FAF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4A0224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41098E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18445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02501D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C83D34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</w:tbl>
    <w:p w14:paraId="68B6FFDE" w14:textId="77777777" w:rsidR="001A74D2" w:rsidRDefault="003600E1" w:rsidP="001A74D2">
      <w:pPr>
        <w:pStyle w:val="Quote"/>
      </w:pPr>
      <w:sdt>
        <w:sdtPr>
          <w:id w:val="1999844932"/>
          <w:placeholder>
            <w:docPart w:val="64508A6D956144B6A7A25007922D514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4F82C95B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547C2F89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7737C80" w14:textId="77777777" w:rsidR="00137D21" w:rsidRDefault="00137D21" w:rsidP="00F64F7E">
            <w:pPr>
              <w:pStyle w:val="Month"/>
            </w:pPr>
            <w:r>
              <w:lastRenderedPageBreak/>
              <w:t>March</w:t>
            </w:r>
          </w:p>
        </w:tc>
      </w:tr>
      <w:tr w:rsidR="00137D21" w14:paraId="0405E67F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3B389055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4A414DA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16852E7" w14:textId="77777777" w:rsidR="00137D21" w:rsidRDefault="003600E1" w:rsidP="00F64F7E">
            <w:pPr>
              <w:pStyle w:val="Subtitle"/>
            </w:pPr>
            <w:sdt>
              <w:sdtPr>
                <w:id w:val="1430164554"/>
                <w:placeholder>
                  <w:docPart w:val="F70709CCE30B4BD387577C3A1DBFC85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6ECE7027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64D8CBC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281CEC8D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8ABB868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05CB728" wp14:editId="6FEB546B">
                  <wp:extent cx="2135697" cy="1480921"/>
                  <wp:effectExtent l="152400" t="190500" r="245745" b="233680"/>
                  <wp:docPr id="14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011E880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0B18A79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619F2A3" w14:textId="77777777" w:rsidR="00137D21" w:rsidRDefault="003600E1" w:rsidP="00F64F7E">
            <w:pPr>
              <w:pStyle w:val="Title"/>
            </w:pPr>
            <w:sdt>
              <w:sdtPr>
                <w:id w:val="1078558982"/>
                <w:placeholder>
                  <w:docPart w:val="1F6D4C2BC67749F58988C4475BE0106A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1C7E3747" w14:textId="77777777" w:rsidR="00137D21" w:rsidRPr="0078527C" w:rsidRDefault="003600E1" w:rsidP="00F64F7E">
            <w:sdt>
              <w:sdtPr>
                <w:id w:val="505415428"/>
                <w:placeholder>
                  <w:docPart w:val="366D02867865480D9694C142B30DB0F8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11B587D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014F360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B546AFA" w14:textId="77777777" w:rsidR="00137D21" w:rsidRDefault="003600E1" w:rsidP="00F64F7E">
            <w:pPr>
              <w:pStyle w:val="Days"/>
            </w:pPr>
            <w:sdt>
              <w:sdtPr>
                <w:id w:val="1989196628"/>
                <w:placeholder>
                  <w:docPart w:val="3B7CDCCD83DF46229540E98966AD483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098BFC7" w14:textId="77777777" w:rsidR="00137D21" w:rsidRDefault="003600E1" w:rsidP="00F64F7E">
            <w:pPr>
              <w:pStyle w:val="Days"/>
            </w:pPr>
            <w:sdt>
              <w:sdtPr>
                <w:id w:val="-511295142"/>
                <w:placeholder>
                  <w:docPart w:val="F379B38229CF49F593C7E29D2DF6787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021B29" w14:textId="77777777" w:rsidR="00137D21" w:rsidRDefault="003600E1" w:rsidP="00F64F7E">
            <w:pPr>
              <w:pStyle w:val="Days"/>
            </w:pPr>
            <w:sdt>
              <w:sdtPr>
                <w:id w:val="2031840394"/>
                <w:placeholder>
                  <w:docPart w:val="EA5E8149C6C044E8AE249BB2CE202B7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ED8B83B" w14:textId="77777777" w:rsidR="00137D21" w:rsidRDefault="003600E1" w:rsidP="00F64F7E">
            <w:pPr>
              <w:pStyle w:val="Days"/>
            </w:pPr>
            <w:sdt>
              <w:sdtPr>
                <w:id w:val="1449742540"/>
                <w:placeholder>
                  <w:docPart w:val="BF6C0F29F0EB4E0E934FA5B76879A53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B207C15" w14:textId="77777777" w:rsidR="00137D21" w:rsidRDefault="003600E1" w:rsidP="00F64F7E">
            <w:pPr>
              <w:pStyle w:val="Days"/>
            </w:pPr>
            <w:sdt>
              <w:sdtPr>
                <w:id w:val="-389425388"/>
                <w:placeholder>
                  <w:docPart w:val="8F169282515F4DBAAE2986A1C54C167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452ADD" w14:textId="77777777" w:rsidR="00137D21" w:rsidRDefault="003600E1" w:rsidP="00F64F7E">
            <w:pPr>
              <w:pStyle w:val="Days"/>
            </w:pPr>
            <w:sdt>
              <w:sdtPr>
                <w:id w:val="2133508668"/>
                <w:placeholder>
                  <w:docPart w:val="3EB1AF849D254ECC82CD5041DFF6D46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8A363A" w14:textId="77777777" w:rsidR="00137D21" w:rsidRDefault="003600E1" w:rsidP="00F64F7E">
            <w:pPr>
              <w:pStyle w:val="Days"/>
            </w:pPr>
            <w:sdt>
              <w:sdtPr>
                <w:id w:val="-438991813"/>
                <w:placeholder>
                  <w:docPart w:val="1AF02AC269FA4792AD03DDED4754293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0163D45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D84D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ED36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71C2E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4E1A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4CA56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7306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646B8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</w:t>
            </w:r>
          </w:p>
        </w:tc>
      </w:tr>
      <w:tr w:rsidR="00DA398C" w14:paraId="3CDDE74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D4E8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DE4A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DFA3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896A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BF69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3105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AA432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258017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FDB78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5924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78788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B5376D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C1CA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3F42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3A72E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8</w:t>
            </w:r>
          </w:p>
        </w:tc>
      </w:tr>
      <w:tr w:rsidR="00DA398C" w14:paraId="3DA03AE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3DB0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AA64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D83F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F635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5D06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C9057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E328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8C52CD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FF8275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3CAF99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296C6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3093D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A58D6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2F906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C2946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15</w:t>
            </w:r>
          </w:p>
        </w:tc>
      </w:tr>
      <w:tr w:rsidR="00DA398C" w14:paraId="2735F72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55BE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7238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DD78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5589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93C6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20C47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1F20B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417835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574645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2F9A4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3DC3F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93F3C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FD299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303939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103D9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22</w:t>
            </w:r>
          </w:p>
        </w:tc>
      </w:tr>
      <w:tr w:rsidR="00DA398C" w14:paraId="6D27FE9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15ED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39CCD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75267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5221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E051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9861E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F0BA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E6DA2B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5E4F1B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0D827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53104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A38592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482AD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9FB30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2D26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29</w:t>
            </w:r>
          </w:p>
        </w:tc>
      </w:tr>
      <w:tr w:rsidR="00DA398C" w14:paraId="4BFD4AE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08FBD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B300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286A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99DF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18A6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3DC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FA14D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358AA0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2F438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3D7F8E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5366A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96802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BFC7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54E66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177E6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37A413C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7FB75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AA6F6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80D5F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9CBE1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34768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B3150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3A38D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1276B528" w14:textId="43CF1A58" w:rsidR="00D81D6E" w:rsidRDefault="00D81D6E" w:rsidP="001A74D2">
      <w:pPr>
        <w:pStyle w:val="Quote"/>
      </w:pPr>
    </w:p>
    <w:p w14:paraId="2C98B568" w14:textId="2854445B" w:rsidR="001A74D2" w:rsidRDefault="001A74D2" w:rsidP="001A74D2">
      <w:pPr>
        <w:pStyle w:val="Quote"/>
      </w:pPr>
    </w:p>
    <w:p w14:paraId="5B6B3E5E" w14:textId="77777777" w:rsidR="00D81D6E" w:rsidRDefault="00D81D6E" w:rsidP="001A74D2">
      <w:pPr>
        <w:pStyle w:val="Quote"/>
      </w:pPr>
    </w:p>
    <w:p w14:paraId="195663EE" w14:textId="77777777" w:rsidR="00D81D6E" w:rsidRDefault="00D81D6E" w:rsidP="001A74D2">
      <w:pPr>
        <w:pStyle w:val="Quote"/>
      </w:pPr>
    </w:p>
    <w:p w14:paraId="33390453" w14:textId="77777777" w:rsidR="00D81D6E" w:rsidRDefault="00D81D6E" w:rsidP="001A74D2">
      <w:pPr>
        <w:pStyle w:val="Quote"/>
      </w:pPr>
    </w:p>
    <w:p w14:paraId="7F5B11AB" w14:textId="77777777" w:rsidR="00D81D6E" w:rsidRDefault="00D81D6E" w:rsidP="001A74D2">
      <w:pPr>
        <w:pStyle w:val="Quote"/>
      </w:pPr>
    </w:p>
    <w:p w14:paraId="1A7C1718" w14:textId="77777777" w:rsidR="00D81D6E" w:rsidRDefault="00D81D6E" w:rsidP="001A74D2">
      <w:pPr>
        <w:pStyle w:val="Quote"/>
      </w:pPr>
    </w:p>
    <w:p w14:paraId="79741C03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4917" w:type="pct"/>
        <w:tblLook w:val="0600" w:firstRow="0" w:lastRow="0" w:firstColumn="0" w:lastColumn="0" w:noHBand="1" w:noVBand="1"/>
        <w:tblCaption w:val="Layout table"/>
      </w:tblPr>
      <w:tblGrid>
        <w:gridCol w:w="270"/>
        <w:gridCol w:w="1171"/>
        <w:gridCol w:w="1439"/>
        <w:gridCol w:w="1435"/>
        <w:gridCol w:w="1473"/>
        <w:gridCol w:w="341"/>
        <w:gridCol w:w="1104"/>
        <w:gridCol w:w="1686"/>
        <w:gridCol w:w="1702"/>
      </w:tblGrid>
      <w:tr w:rsidR="00137D21" w14:paraId="65F15CDB" w14:textId="77777777" w:rsidTr="00D81D6E">
        <w:tc>
          <w:tcPr>
            <w:tcW w:w="10620" w:type="dxa"/>
            <w:gridSpan w:val="9"/>
            <w:shd w:val="clear" w:color="auto" w:fill="495E00" w:themeFill="accent1" w:themeFillShade="80"/>
          </w:tcPr>
          <w:p w14:paraId="766398FF" w14:textId="77777777" w:rsidR="00137D21" w:rsidRPr="00294574" w:rsidRDefault="00137D21" w:rsidP="00F64F7E">
            <w:pPr>
              <w:pStyle w:val="Month"/>
              <w:rPr>
                <w:rFonts w:ascii="Algerian" w:hAnsi="Algerian"/>
                <w:sz w:val="144"/>
                <w:szCs w:val="144"/>
              </w:rPr>
            </w:pPr>
            <w:r w:rsidRPr="00294574">
              <w:rPr>
                <w:rFonts w:ascii="Algerian" w:hAnsi="Algerian"/>
                <w:sz w:val="144"/>
                <w:szCs w:val="144"/>
              </w:rPr>
              <w:lastRenderedPageBreak/>
              <w:t>April</w:t>
            </w:r>
          </w:p>
        </w:tc>
      </w:tr>
      <w:tr w:rsidR="00137D21" w14:paraId="22A1E8CC" w14:textId="77777777" w:rsidTr="00D81D6E">
        <w:tc>
          <w:tcPr>
            <w:tcW w:w="1062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7841EE3" w14:textId="77777777" w:rsidR="00137D21" w:rsidRPr="00294574" w:rsidRDefault="00DA398C" w:rsidP="00F64F7E">
            <w:pPr>
              <w:pStyle w:val="Year"/>
              <w:rPr>
                <w:rFonts w:ascii="Algerian" w:hAnsi="Algerian"/>
              </w:rPr>
            </w:pPr>
            <w:r w:rsidRPr="00294574">
              <w:rPr>
                <w:rFonts w:ascii="Algerian" w:hAnsi="Algerian"/>
              </w:rPr>
              <w:t>2025</w:t>
            </w:r>
          </w:p>
        </w:tc>
      </w:tr>
      <w:tr w:rsidR="00137D21" w14:paraId="38F0749C" w14:textId="77777777" w:rsidTr="00D81D6E">
        <w:tc>
          <w:tcPr>
            <w:tcW w:w="1062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386C972D" w14:textId="7B89C4B1" w:rsidR="00137D21" w:rsidRPr="00294574" w:rsidRDefault="00294574" w:rsidP="00F64F7E">
            <w:pPr>
              <w:pStyle w:val="Subtitle"/>
              <w:rPr>
                <w:rFonts w:ascii="Algerian" w:hAnsi="Algerian"/>
                <w:sz w:val="48"/>
                <w:szCs w:val="48"/>
              </w:rPr>
            </w:pPr>
            <w:r w:rsidRPr="00294574">
              <w:rPr>
                <w:rFonts w:ascii="Algerian" w:hAnsi="Algerian"/>
                <w:sz w:val="48"/>
                <w:szCs w:val="48"/>
              </w:rPr>
              <w:t>BRIDGECARE PHARMACEUTICALS LIMITED</w:t>
            </w:r>
          </w:p>
        </w:tc>
      </w:tr>
      <w:tr w:rsidR="00137D21" w14:paraId="56EAA4E5" w14:textId="77777777" w:rsidTr="00D81D6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BB667A6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1FB3497C" w14:textId="77777777" w:rsidR="00137D21" w:rsidRPr="0078527C" w:rsidRDefault="00137D21" w:rsidP="00F64F7E"/>
        </w:tc>
        <w:tc>
          <w:tcPr>
            <w:tcW w:w="4050" w:type="dxa"/>
            <w:gridSpan w:val="3"/>
            <w:vMerge w:val="restart"/>
            <w:vAlign w:val="center"/>
          </w:tcPr>
          <w:p w14:paraId="3C16EF64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2127360" wp14:editId="08E0EFF0">
                  <wp:extent cx="2135697" cy="1480921"/>
                  <wp:effectExtent l="152400" t="190500" r="245745" b="233680"/>
                  <wp:docPr id="15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3BDB871" w14:textId="77777777" w:rsidTr="00D81D6E">
        <w:tblPrEx>
          <w:tblLook w:val="04A0" w:firstRow="1" w:lastRow="0" w:firstColumn="1" w:lastColumn="0" w:noHBand="0" w:noVBand="1"/>
        </w:tblPrEx>
        <w:trPr>
          <w:trHeight w:val="2682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2C4CFA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535F8ADE" w14:textId="77777777" w:rsidR="00137D21" w:rsidRDefault="003600E1" w:rsidP="00F64F7E">
            <w:pPr>
              <w:pStyle w:val="Title"/>
            </w:pPr>
            <w:sdt>
              <w:sdtPr>
                <w:id w:val="-1677562893"/>
                <w:placeholder>
                  <w:docPart w:val="CFC8391C639E4DDF8276E931F54EDC51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294574">
                  <w:rPr>
                    <w:rFonts w:ascii="Algerian" w:hAnsi="Algerian"/>
                    <w:b/>
                    <w:sz w:val="44"/>
                    <w:szCs w:val="44"/>
                  </w:rPr>
                  <w:t>Title</w:t>
                </w:r>
              </w:sdtContent>
            </w:sdt>
          </w:p>
          <w:p w14:paraId="135F45E3" w14:textId="2F095D18" w:rsidR="00137D21" w:rsidRPr="00294574" w:rsidRDefault="00294574" w:rsidP="00F64F7E">
            <w:pPr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</w:pPr>
            <w:r w:rsidRPr="00294574"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A Month filled with great opportunities, from the East, West, North and South,</w:t>
            </w:r>
            <w:r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94574"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Bridge</w:t>
            </w:r>
            <w:r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C</w:t>
            </w:r>
            <w:r w:rsidRPr="00294574"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are Pharmaceuticals Limited is making itself known in the name of Jesus… Amen.</w:t>
            </w:r>
          </w:p>
        </w:tc>
        <w:tc>
          <w:tcPr>
            <w:tcW w:w="405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4908DAC6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603F63CD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059B113" w14:textId="77777777" w:rsidR="00137D21" w:rsidRDefault="003600E1" w:rsidP="00F64F7E">
            <w:pPr>
              <w:pStyle w:val="Days"/>
            </w:pPr>
            <w:sdt>
              <w:sdtPr>
                <w:id w:val="1286074141"/>
                <w:placeholder>
                  <w:docPart w:val="4CB1CEC92BC24A7091BE5B6150D74D5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BEB00A5" w14:textId="77777777" w:rsidR="00137D21" w:rsidRDefault="003600E1" w:rsidP="00F64F7E">
            <w:pPr>
              <w:pStyle w:val="Days"/>
            </w:pPr>
            <w:sdt>
              <w:sdtPr>
                <w:id w:val="-1500032454"/>
                <w:placeholder>
                  <w:docPart w:val="FA87CB37DD0D4191BDFFD70E60C1155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1846C25" w14:textId="77777777" w:rsidR="00137D21" w:rsidRDefault="003600E1" w:rsidP="00F64F7E">
            <w:pPr>
              <w:pStyle w:val="Days"/>
            </w:pPr>
            <w:sdt>
              <w:sdtPr>
                <w:id w:val="-730308853"/>
                <w:placeholder>
                  <w:docPart w:val="BCAC571764964A70ABF7EEAC95BA9C8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3595BD" w14:textId="77777777" w:rsidR="00137D21" w:rsidRDefault="003600E1" w:rsidP="00F64F7E">
            <w:pPr>
              <w:pStyle w:val="Days"/>
            </w:pPr>
            <w:sdt>
              <w:sdtPr>
                <w:id w:val="1931238389"/>
                <w:placeholder>
                  <w:docPart w:val="3173DFE5A2964F83BC60689509EEAD8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2BE6CBE" w14:textId="77777777" w:rsidR="00137D21" w:rsidRDefault="003600E1" w:rsidP="00F64F7E">
            <w:pPr>
              <w:pStyle w:val="Days"/>
            </w:pPr>
            <w:sdt>
              <w:sdtPr>
                <w:id w:val="379600000"/>
                <w:placeholder>
                  <w:docPart w:val="5FD7E0962B2949FD85B7D59770F2EFA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E5EA33E" w14:textId="77777777" w:rsidR="00137D21" w:rsidRDefault="003600E1" w:rsidP="00F64F7E">
            <w:pPr>
              <w:pStyle w:val="Days"/>
            </w:pPr>
            <w:sdt>
              <w:sdtPr>
                <w:id w:val="1491983701"/>
                <w:placeholder>
                  <w:docPart w:val="FB7F368F3B6846B48866D82B83A921C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A962C8" w14:textId="77777777" w:rsidR="00137D21" w:rsidRDefault="003600E1" w:rsidP="00F64F7E">
            <w:pPr>
              <w:pStyle w:val="Days"/>
            </w:pPr>
            <w:sdt>
              <w:sdtPr>
                <w:id w:val="2026594841"/>
                <w:placeholder>
                  <w:docPart w:val="2F1757323D7E447997D2AD583D36AB1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3F34B48B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E4A4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93844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463AA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44447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02C35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0C0F0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4</w:t>
            </w: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A8A0F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5</w:t>
            </w:r>
          </w:p>
        </w:tc>
      </w:tr>
      <w:tr w:rsidR="00DA398C" w14:paraId="1942C8E0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FF1F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7A676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DCB87F" w14:textId="17CF85EA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  <w:t>Eid-El-Fitr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9ECC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0BFE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2467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9D22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4CB037E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20EA7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CF3D0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64398A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00255F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A676D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2AF5D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11</w:t>
            </w: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2544BE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12</w:t>
            </w:r>
          </w:p>
        </w:tc>
      </w:tr>
      <w:tr w:rsidR="00DA398C" w14:paraId="2D052883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51C3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D07C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3DEC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B1F8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97D8D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657CE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748A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B0D100A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EFF531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9E3D3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9EDD0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91B63A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88566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F2419E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18</w:t>
            </w: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C20A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19</w:t>
            </w:r>
          </w:p>
        </w:tc>
      </w:tr>
      <w:tr w:rsidR="00DA398C" w14:paraId="1CDEAB61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2D2F2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774E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16E1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D8625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42C9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3A12FD" w14:textId="2FA0E074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4"/>
                <w:szCs w:val="24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4"/>
                <w:szCs w:val="24"/>
              </w:rPr>
              <w:t>Good Friday</w:t>
            </w: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F750AD" w14:textId="7ADBE080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  <w:t>Holy Saturday</w:t>
            </w:r>
          </w:p>
        </w:tc>
      </w:tr>
      <w:tr w:rsidR="00DA398C" w14:paraId="0CC5721F" w14:textId="77777777" w:rsidTr="00D81D6E">
        <w:tblPrEx>
          <w:tblLook w:val="04A0" w:firstRow="1" w:lastRow="0" w:firstColumn="1" w:lastColumn="0" w:noHBand="0" w:noVBand="1"/>
        </w:tblPrEx>
        <w:trPr>
          <w:trHeight w:val="65"/>
        </w:trPr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617A5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9FF84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03D7D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7C211C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0EE605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9B262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25</w:t>
            </w: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13AC4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26</w:t>
            </w:r>
          </w:p>
        </w:tc>
      </w:tr>
      <w:tr w:rsidR="00DA398C" w14:paraId="1761DE38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B7BD92" w14:textId="01091379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  <w:t>Easter Sunday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F04741" w14:textId="3913B464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0"/>
                <w:szCs w:val="20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0"/>
                <w:szCs w:val="20"/>
              </w:rPr>
              <w:t>Easter Monday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EA71D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1D13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7A49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6401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97D2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80119F1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96C551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C660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82FDD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5054FA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D8E6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FE0B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FB41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5C9D3C62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4D194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CF93C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64409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0E7C6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C85BC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76D17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4F989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4E30A9A" w14:textId="77777777" w:rsidTr="00D81D6E">
        <w:tblPrEx>
          <w:tblLook w:val="04A0" w:firstRow="1" w:lastRow="0" w:firstColumn="1" w:lastColumn="0" w:noHBand="0" w:noVBand="1"/>
        </w:tblPrEx>
        <w:trPr>
          <w:trHeight w:val="65"/>
        </w:trPr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22548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12234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E018E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286C6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D26E8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E6E7B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552E6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65507882" w14:textId="77777777" w:rsidTr="00D81D6E">
        <w:tblPrEx>
          <w:tblLook w:val="04A0" w:firstRow="1" w:lastRow="0" w:firstColumn="1" w:lastColumn="0" w:noHBand="0" w:noVBand="1"/>
        </w:tblPrEx>
        <w:trPr>
          <w:trHeight w:hRule="exact" w:val="80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1A8B4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5E6B7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4D053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CF465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CB16A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30FFB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CE599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B2BEDF7" w14:textId="21F61FB5" w:rsidR="001A74D2" w:rsidRDefault="001A74D2" w:rsidP="001A74D2">
      <w:pPr>
        <w:pStyle w:val="Quote"/>
      </w:pPr>
    </w:p>
    <w:p w14:paraId="46C0430E" w14:textId="560EAD8D" w:rsidR="00D81D6E" w:rsidRDefault="00D81D6E" w:rsidP="001A74D2">
      <w:pPr>
        <w:pStyle w:val="Quote"/>
      </w:pPr>
      <w:r>
        <w:t>p</w:t>
      </w:r>
    </w:p>
    <w:p w14:paraId="2506C2FA" w14:textId="77777777" w:rsidR="00D81D6E" w:rsidRDefault="00D81D6E" w:rsidP="001A74D2">
      <w:pPr>
        <w:pStyle w:val="Quote"/>
      </w:pPr>
    </w:p>
    <w:p w14:paraId="39DBD750" w14:textId="77777777" w:rsidR="001A74D2" w:rsidRDefault="001A74D2">
      <w:pPr>
        <w:pStyle w:val="Quote"/>
      </w:pPr>
    </w:p>
    <w:p w14:paraId="3F54F54C" w14:textId="77777777" w:rsidR="00D81D6E" w:rsidRDefault="00D81D6E">
      <w:pPr>
        <w:pStyle w:val="Quote"/>
        <w:sectPr w:rsidR="00D81D6E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47D4E75D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95332E9" w14:textId="77777777" w:rsidR="00137D21" w:rsidRDefault="00137D21" w:rsidP="00F64F7E">
            <w:pPr>
              <w:pStyle w:val="Month"/>
            </w:pPr>
            <w:r>
              <w:lastRenderedPageBreak/>
              <w:t>May</w:t>
            </w:r>
          </w:p>
        </w:tc>
      </w:tr>
      <w:tr w:rsidR="00137D21" w14:paraId="5E780C9E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DBCC901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28EEF9E1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3E8900C2" w14:textId="77777777" w:rsidR="00137D21" w:rsidRDefault="003600E1" w:rsidP="00F64F7E">
            <w:pPr>
              <w:pStyle w:val="Subtitle"/>
            </w:pPr>
            <w:sdt>
              <w:sdtPr>
                <w:id w:val="-51767134"/>
                <w:placeholder>
                  <w:docPart w:val="15F8795234194288A267EA698488736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6D5D95C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2F4F9B0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3B1BC3AF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332ED609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861774C" wp14:editId="0E2A5F6D">
                  <wp:extent cx="2135697" cy="1480921"/>
                  <wp:effectExtent l="152400" t="190500" r="245745" b="233680"/>
                  <wp:docPr id="16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44E3E296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50059D6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9836885" w14:textId="77777777" w:rsidR="00137D21" w:rsidRDefault="003600E1" w:rsidP="00F64F7E">
            <w:pPr>
              <w:pStyle w:val="Title"/>
            </w:pPr>
            <w:sdt>
              <w:sdtPr>
                <w:id w:val="1323622149"/>
                <w:placeholder>
                  <w:docPart w:val="10BC10C9E2DB4ABAB43A7E36A96B9FEA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314D80DF" w14:textId="77777777" w:rsidR="00137D21" w:rsidRPr="0078527C" w:rsidRDefault="003600E1" w:rsidP="00F64F7E">
            <w:sdt>
              <w:sdtPr>
                <w:id w:val="1048027866"/>
                <w:placeholder>
                  <w:docPart w:val="FCC46D1ABE6D4CCAAC4426A69D697C95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0555BA97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084B8F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786304" w14:textId="77777777" w:rsidR="00137D21" w:rsidRDefault="003600E1" w:rsidP="00F64F7E">
            <w:pPr>
              <w:pStyle w:val="Days"/>
            </w:pPr>
            <w:sdt>
              <w:sdtPr>
                <w:id w:val="-304854936"/>
                <w:placeholder>
                  <w:docPart w:val="AE3BFD0222D1446887A2C948B6B2FEB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7B7815" w14:textId="77777777" w:rsidR="00137D21" w:rsidRDefault="003600E1" w:rsidP="00F64F7E">
            <w:pPr>
              <w:pStyle w:val="Days"/>
            </w:pPr>
            <w:sdt>
              <w:sdtPr>
                <w:id w:val="535324292"/>
                <w:placeholder>
                  <w:docPart w:val="329EC3FED63E47E09B290C1F331E05E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9BA7932" w14:textId="77777777" w:rsidR="00137D21" w:rsidRDefault="003600E1" w:rsidP="00F64F7E">
            <w:pPr>
              <w:pStyle w:val="Days"/>
            </w:pPr>
            <w:sdt>
              <w:sdtPr>
                <w:id w:val="464715793"/>
                <w:placeholder>
                  <w:docPart w:val="FB30EA50B5634E8BB221AD09A86CD97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1C85C84" w14:textId="77777777" w:rsidR="00137D21" w:rsidRDefault="003600E1" w:rsidP="00F64F7E">
            <w:pPr>
              <w:pStyle w:val="Days"/>
            </w:pPr>
            <w:sdt>
              <w:sdtPr>
                <w:id w:val="-831071328"/>
                <w:placeholder>
                  <w:docPart w:val="D5C41B9577B84FF4877A94BB996DF9B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E91F643" w14:textId="77777777" w:rsidR="00137D21" w:rsidRDefault="003600E1" w:rsidP="00F64F7E">
            <w:pPr>
              <w:pStyle w:val="Days"/>
            </w:pPr>
            <w:sdt>
              <w:sdtPr>
                <w:id w:val="-200554392"/>
                <w:placeholder>
                  <w:docPart w:val="9A451165E62D4F028B88E83D718A9F8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A15F06" w14:textId="77777777" w:rsidR="00137D21" w:rsidRDefault="003600E1" w:rsidP="00F64F7E">
            <w:pPr>
              <w:pStyle w:val="Days"/>
            </w:pPr>
            <w:sdt>
              <w:sdtPr>
                <w:id w:val="-1842148974"/>
                <w:placeholder>
                  <w:docPart w:val="922BE22841464A378009E58D1B4462D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9C75E97" w14:textId="77777777" w:rsidR="00137D21" w:rsidRDefault="003600E1" w:rsidP="00F64F7E">
            <w:pPr>
              <w:pStyle w:val="Days"/>
            </w:pPr>
            <w:sdt>
              <w:sdtPr>
                <w:id w:val="1619325647"/>
                <w:placeholder>
                  <w:docPart w:val="C61E249C5EBA4ECAAD957EC2132E7EB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20A347F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B8F48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8907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E43A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A66B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7D470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1BA5F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A282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</w:t>
            </w:r>
          </w:p>
        </w:tc>
      </w:tr>
      <w:tr w:rsidR="00DA398C" w14:paraId="49D7C5F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0BD8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7782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C733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09F2F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BABD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02EF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9E31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1588C1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D1D1F7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70F70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C0A80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FAACA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BF08B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D4FB6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A7B1B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10</w:t>
            </w:r>
          </w:p>
        </w:tc>
      </w:tr>
      <w:tr w:rsidR="00DA398C" w14:paraId="7E622B3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0368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D7A8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6293E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D023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E96D9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1E2C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A39A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35A35E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2101C0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4CE6B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3BA44A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1A925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6DA75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B99F3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1E601D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17</w:t>
            </w:r>
          </w:p>
        </w:tc>
      </w:tr>
      <w:tr w:rsidR="00DA398C" w14:paraId="3892CEF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D2414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1DEA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717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10B3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D559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D89CD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057C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4E2ED9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1AE6E4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18C11F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B5ABAF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88483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47588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1CC24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5632A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24</w:t>
            </w:r>
          </w:p>
        </w:tc>
      </w:tr>
      <w:tr w:rsidR="00DA398C" w14:paraId="6227D57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C286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BE818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7C96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AF20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550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A8C3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5189F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2A0F62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357AF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BC3BA9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49B6FD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FDAD4D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EE2EF4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8C0129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155669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31</w:t>
            </w:r>
          </w:p>
        </w:tc>
      </w:tr>
      <w:tr w:rsidR="00137D21" w14:paraId="6F31B6A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0015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F87B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785E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37B3E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FD4A0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0D053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8D1A2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4E438C3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38954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C4C88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4E7C5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04515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B18AF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2CF21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4FECF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0451E9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5E4F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0D447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8BC0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2181B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799C3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6B1BA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10096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6B44C58" w14:textId="77777777" w:rsidR="001A74D2" w:rsidRDefault="003600E1" w:rsidP="001A74D2">
      <w:pPr>
        <w:pStyle w:val="Quote"/>
      </w:pPr>
      <w:sdt>
        <w:sdtPr>
          <w:id w:val="1551956063"/>
          <w:placeholder>
            <w:docPart w:val="6F5A64FACCD847FDB690AC07B909FFD5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DE1A79C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6A747CC6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24E7C4C5" w14:textId="77777777" w:rsidR="00137D21" w:rsidRDefault="00137D21" w:rsidP="00F64F7E">
            <w:pPr>
              <w:pStyle w:val="Month"/>
            </w:pPr>
            <w:r>
              <w:lastRenderedPageBreak/>
              <w:t>June</w:t>
            </w:r>
          </w:p>
        </w:tc>
      </w:tr>
      <w:tr w:rsidR="00137D21" w14:paraId="67B7268C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1E3B58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00116D2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84EBF65" w14:textId="77777777" w:rsidR="00137D21" w:rsidRDefault="003600E1" w:rsidP="00F64F7E">
            <w:pPr>
              <w:pStyle w:val="Subtitle"/>
            </w:pPr>
            <w:sdt>
              <w:sdtPr>
                <w:id w:val="-973206018"/>
                <w:placeholder>
                  <w:docPart w:val="0DC8D1D1816E41CABA8FE4A1D85340B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5CA39A8D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795DE9E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0B8A1EA2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4CC5D5B0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A9B90A6" wp14:editId="0D08DEB0">
                  <wp:extent cx="2135697" cy="1480921"/>
                  <wp:effectExtent l="152400" t="190500" r="245745" b="233680"/>
                  <wp:docPr id="17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278E7A63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B6CF65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E33C072" w14:textId="77777777" w:rsidR="00137D21" w:rsidRDefault="003600E1" w:rsidP="00F64F7E">
            <w:pPr>
              <w:pStyle w:val="Title"/>
            </w:pPr>
            <w:sdt>
              <w:sdtPr>
                <w:id w:val="550034539"/>
                <w:placeholder>
                  <w:docPart w:val="AEF54B5B052545AAB3B79F02F69E6EB7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526AC8E1" w14:textId="77777777" w:rsidR="00137D21" w:rsidRPr="0078527C" w:rsidRDefault="003600E1" w:rsidP="00F64F7E">
            <w:sdt>
              <w:sdtPr>
                <w:id w:val="1782293902"/>
                <w:placeholder>
                  <w:docPart w:val="508C5970A5364829B4C14C5D6C75F71B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5A93621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6512FE1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FF9FF1C" w14:textId="77777777" w:rsidR="00137D21" w:rsidRDefault="003600E1" w:rsidP="00F64F7E">
            <w:pPr>
              <w:pStyle w:val="Days"/>
            </w:pPr>
            <w:sdt>
              <w:sdtPr>
                <w:id w:val="-1975827285"/>
                <w:placeholder>
                  <w:docPart w:val="0D74F806CF8B4600A7DF16C5BCF990E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4BC922A" w14:textId="77777777" w:rsidR="00137D21" w:rsidRDefault="003600E1" w:rsidP="00F64F7E">
            <w:pPr>
              <w:pStyle w:val="Days"/>
            </w:pPr>
            <w:sdt>
              <w:sdtPr>
                <w:id w:val="-1633631431"/>
                <w:placeholder>
                  <w:docPart w:val="78C33D24B07444F68E6E42268452E01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140298D" w14:textId="77777777" w:rsidR="00137D21" w:rsidRDefault="003600E1" w:rsidP="00F64F7E">
            <w:pPr>
              <w:pStyle w:val="Days"/>
            </w:pPr>
            <w:sdt>
              <w:sdtPr>
                <w:id w:val="-1054532375"/>
                <w:placeholder>
                  <w:docPart w:val="D277CA7183E14AAC89F3A4CC12C3C05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86ED52" w14:textId="77777777" w:rsidR="00137D21" w:rsidRDefault="003600E1" w:rsidP="00F64F7E">
            <w:pPr>
              <w:pStyle w:val="Days"/>
            </w:pPr>
            <w:sdt>
              <w:sdtPr>
                <w:id w:val="1408119835"/>
                <w:placeholder>
                  <w:docPart w:val="165965AA6E53467FABE69CFB4009763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44B6098" w14:textId="77777777" w:rsidR="00137D21" w:rsidRDefault="003600E1" w:rsidP="00F64F7E">
            <w:pPr>
              <w:pStyle w:val="Days"/>
            </w:pPr>
            <w:sdt>
              <w:sdtPr>
                <w:id w:val="1193504277"/>
                <w:placeholder>
                  <w:docPart w:val="7AD0F92FB7D54CED817AD4973B2DD6D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AC58028" w14:textId="77777777" w:rsidR="00137D21" w:rsidRDefault="003600E1" w:rsidP="00F64F7E">
            <w:pPr>
              <w:pStyle w:val="Days"/>
            </w:pPr>
            <w:sdt>
              <w:sdtPr>
                <w:id w:val="2064912771"/>
                <w:placeholder>
                  <w:docPart w:val="37EB9372DD0D4283908E4B947F7DFDF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5D26FAD" w14:textId="77777777" w:rsidR="00137D21" w:rsidRDefault="003600E1" w:rsidP="00F64F7E">
            <w:pPr>
              <w:pStyle w:val="Days"/>
            </w:pPr>
            <w:sdt>
              <w:sdtPr>
                <w:id w:val="261652466"/>
                <w:placeholder>
                  <w:docPart w:val="1836C33A5B2D455295FDB5FE43FFF95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560168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AB7634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E2704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AF16B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0C7F9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4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87CF6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2B519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6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E60525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7</w:t>
            </w:r>
          </w:p>
        </w:tc>
      </w:tr>
      <w:tr w:rsidR="00DA398C" w14:paraId="0A850D6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4C70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8AF1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69B5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52E30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C455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5C93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9E71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34A157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60EC4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547BC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1CD53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D402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0209F4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44B91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7CC2C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14</w:t>
            </w:r>
          </w:p>
        </w:tc>
      </w:tr>
      <w:tr w:rsidR="00DA398C" w14:paraId="467BC8F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25DA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4DBE5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C31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660E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5667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CF1F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E91F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448302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DA0A0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C01F1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74853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26CDF1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B77D46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4DE7C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C0C4B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21</w:t>
            </w:r>
          </w:p>
        </w:tc>
      </w:tr>
      <w:tr w:rsidR="00DA398C" w14:paraId="2B6C795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6CD3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FE05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50B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FFF63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94B8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8451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28E88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6B0C50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77448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8D1E6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D32437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211591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52F6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37253A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9C1A7B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28</w:t>
            </w:r>
          </w:p>
        </w:tc>
      </w:tr>
      <w:tr w:rsidR="00DA398C" w14:paraId="49411E9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82E63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C7D6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876C9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5E47C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F3A2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9C14D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D7CF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1073E2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3FA20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37ED9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A1934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C5FE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1777C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5B2F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2EBC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D33A7C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E884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27B2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0115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94D2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4B44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8115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1D11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0DCCBC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80A7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76E9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E1EA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EAFF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6B3C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07ED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3C56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301EAB7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8352C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0CB93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2A9A5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71001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1E049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A30D9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4C3F2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23A47282" w14:textId="77777777" w:rsidR="001A74D2" w:rsidRDefault="003600E1" w:rsidP="001A74D2">
      <w:pPr>
        <w:pStyle w:val="Quote"/>
      </w:pPr>
      <w:sdt>
        <w:sdtPr>
          <w:id w:val="-1898353610"/>
          <w:placeholder>
            <w:docPart w:val="42541CE109584127943AE7346721189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76C9B83E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3BF27A3F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3AE2C9E" w14:textId="77777777" w:rsidR="00137D21" w:rsidRPr="004C32E4" w:rsidRDefault="00137D21" w:rsidP="00137D21">
            <w:pPr>
              <w:pStyle w:val="Month"/>
              <w:rPr>
                <w:rFonts w:ascii="Castellar" w:hAnsi="Castellar"/>
              </w:rPr>
            </w:pPr>
            <w:r w:rsidRPr="004C32E4">
              <w:rPr>
                <w:rFonts w:ascii="Castellar" w:hAnsi="Castellar"/>
              </w:rPr>
              <w:lastRenderedPageBreak/>
              <w:t>July</w:t>
            </w:r>
          </w:p>
        </w:tc>
      </w:tr>
      <w:tr w:rsidR="00137D21" w14:paraId="5CA2FDE3" w14:textId="77777777" w:rsidTr="004C32E4">
        <w:trPr>
          <w:trHeight w:val="1170"/>
        </w:trPr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60489C59" w14:textId="77777777" w:rsidR="00137D21" w:rsidRPr="004C32E4" w:rsidRDefault="00DA398C" w:rsidP="00F64F7E">
            <w:pPr>
              <w:pStyle w:val="Year"/>
              <w:rPr>
                <w:rFonts w:ascii="Castellar" w:hAnsi="Castellar"/>
              </w:rPr>
            </w:pPr>
            <w:r w:rsidRPr="004C32E4">
              <w:rPr>
                <w:rFonts w:ascii="Castellar" w:hAnsi="Castellar"/>
              </w:rPr>
              <w:t>2025</w:t>
            </w:r>
          </w:p>
        </w:tc>
      </w:tr>
      <w:tr w:rsidR="00137D21" w14:paraId="46DA0A38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3F2DB75" w14:textId="5405A6DB" w:rsidR="00137D21" w:rsidRDefault="00137D21" w:rsidP="00F64F7E">
            <w:pPr>
              <w:pStyle w:val="Subtitle"/>
            </w:pPr>
          </w:p>
        </w:tc>
      </w:tr>
      <w:tr w:rsidR="00137D21" w14:paraId="5B405E40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5C6E3C8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2A1D368A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3DC21F87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853CA20" wp14:editId="317DEC57">
                  <wp:extent cx="2135697" cy="1480921"/>
                  <wp:effectExtent l="152400" t="190500" r="245745" b="233680"/>
                  <wp:docPr id="18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40078048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F6C9FC8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153A9007" w14:textId="2C8B9275" w:rsidR="00137D21" w:rsidRPr="004C32E4" w:rsidRDefault="004C32E4" w:rsidP="00F64F7E">
            <w:pPr>
              <w:pStyle w:val="Title"/>
              <w:rPr>
                <w:rFonts w:ascii="Castellar" w:hAnsi="Castellar"/>
              </w:rPr>
            </w:pPr>
            <w:r w:rsidRPr="004C32E4">
              <w:rPr>
                <w:rFonts w:ascii="Castellar" w:hAnsi="Castellar"/>
              </w:rPr>
              <w:t>This month</w:t>
            </w:r>
          </w:p>
          <w:p w14:paraId="02B42441" w14:textId="2F25ABD1" w:rsidR="00137D21" w:rsidRPr="00F948A6" w:rsidRDefault="004C32E4" w:rsidP="00F64F7E">
            <w:pPr>
              <w:rPr>
                <w:sz w:val="28"/>
                <w:szCs w:val="28"/>
              </w:rPr>
            </w:pPr>
            <w:r>
              <w:t xml:space="preserve">This FAVOUR </w:t>
            </w:r>
            <w:ins w:id="0" w:author="Microsoft Word" w:date="2025-09-24T14:33:00Z" w16du:dateUtc="2025-09-24T13:33:00Z">
              <w:r w:rsidRPr="00F948A6">
                <w:rPr>
                  <w:sz w:val="28"/>
                  <w:szCs w:val="28"/>
                </w:rPr>
                <w:t>T</w:t>
              </w:r>
              <w:r w:rsidR="00F948A6" w:rsidRPr="00F948A6">
                <w:rPr>
                  <w:sz w:val="28"/>
                  <w:szCs w:val="28"/>
                </w:rPr>
                <w:t>HE FAVOUR of the Lord goes before us In Jesus Name, Amen.</w:t>
              </w:r>
            </w:ins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3DF7E92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559EDAF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AD12172" w14:textId="77777777" w:rsidR="00137D21" w:rsidRDefault="003600E1" w:rsidP="00F64F7E">
            <w:pPr>
              <w:pStyle w:val="Days"/>
            </w:pPr>
            <w:sdt>
              <w:sdtPr>
                <w:id w:val="1289081179"/>
                <w:placeholder>
                  <w:docPart w:val="24EC806648724C528A7267C2139D76A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3FD03B5" w14:textId="77777777" w:rsidR="00137D21" w:rsidRDefault="003600E1" w:rsidP="00F64F7E">
            <w:pPr>
              <w:pStyle w:val="Days"/>
            </w:pPr>
            <w:sdt>
              <w:sdtPr>
                <w:id w:val="-312805908"/>
                <w:placeholder>
                  <w:docPart w:val="F42135464AE8421586F132018CCD4DC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C8402CE" w14:textId="77777777" w:rsidR="00137D21" w:rsidRDefault="003600E1" w:rsidP="00F64F7E">
            <w:pPr>
              <w:pStyle w:val="Days"/>
            </w:pPr>
            <w:sdt>
              <w:sdtPr>
                <w:id w:val="-1045364064"/>
                <w:placeholder>
                  <w:docPart w:val="BAB945C4F0DF4206BE63994DE4AD582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F6C80B0" w14:textId="77777777" w:rsidR="00137D21" w:rsidRDefault="003600E1" w:rsidP="00F64F7E">
            <w:pPr>
              <w:pStyle w:val="Days"/>
            </w:pPr>
            <w:sdt>
              <w:sdtPr>
                <w:id w:val="128601342"/>
                <w:placeholder>
                  <w:docPart w:val="59F9830A317840DDB34865D3C3F9EA8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091B057" w14:textId="77777777" w:rsidR="00137D21" w:rsidRDefault="003600E1" w:rsidP="00F64F7E">
            <w:pPr>
              <w:pStyle w:val="Days"/>
            </w:pPr>
            <w:sdt>
              <w:sdtPr>
                <w:id w:val="-137187922"/>
                <w:placeholder>
                  <w:docPart w:val="3BFE9F89B9DA4B92BDA26C3230BF3715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026A943" w14:textId="77777777" w:rsidR="00137D21" w:rsidRDefault="003600E1" w:rsidP="00F64F7E">
            <w:pPr>
              <w:pStyle w:val="Days"/>
            </w:pPr>
            <w:sdt>
              <w:sdtPr>
                <w:id w:val="1511720641"/>
                <w:placeholder>
                  <w:docPart w:val="4C7C6A9D22DE4EF6BB9158462F29C55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3836E6" w14:textId="77777777" w:rsidR="00137D21" w:rsidRDefault="003600E1" w:rsidP="00F64F7E">
            <w:pPr>
              <w:pStyle w:val="Days"/>
            </w:pPr>
            <w:sdt>
              <w:sdtPr>
                <w:id w:val="1980872241"/>
                <w:placeholder>
                  <w:docPart w:val="4C9CC59E97714057BC2311D3822E881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4951C5E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420AA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A028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2C4938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01B76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E6680C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328F0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A573A1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5</w:t>
            </w:r>
          </w:p>
        </w:tc>
      </w:tr>
      <w:tr w:rsidR="00DA398C" w14:paraId="3C8BD34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21DD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3397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3ABE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AF41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7E70E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BF5CC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5679D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6BF749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359699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DF47D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D30DC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C4072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53FD3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255BA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3AE71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12</w:t>
            </w:r>
          </w:p>
        </w:tc>
      </w:tr>
      <w:tr w:rsidR="00DA398C" w14:paraId="5E8F3A1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E93AB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7D97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CA0D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54152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BB5A7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8A925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1E2C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9C0CB0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B3565F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055D30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D5031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E508A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9294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01A7D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91BB0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19</w:t>
            </w:r>
          </w:p>
        </w:tc>
      </w:tr>
      <w:tr w:rsidR="00DA398C" w14:paraId="52A6172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3A34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EE5BE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48BA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28D8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1167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C4C96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6E1EF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5544DC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D3534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2F1E1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23AE3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B9EAE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75BB5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007F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5F4E8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26</w:t>
            </w:r>
          </w:p>
        </w:tc>
      </w:tr>
      <w:tr w:rsidR="00DA398C" w14:paraId="6C1662F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9E3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EAD4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053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BA14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9F78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DFDC6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699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F4BF7E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E0CC9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14C14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486CA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7D4006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DFBA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7CD8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9D442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4929071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738A6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07D2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1D6FA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50F52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DA3F9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C5B2C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688E5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3FC4D5D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02617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60DC3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ED956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8985A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DA486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7F88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6F2F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3DDFF4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4C4B3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EF042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7E3CD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F07EE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42829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97FC8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BF604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6962A91" w14:textId="654D2217" w:rsidR="001A74D2" w:rsidRDefault="003600E1" w:rsidP="001A74D2">
      <w:pPr>
        <w:pStyle w:val="Quote"/>
      </w:pPr>
      <w:sdt>
        <w:sdtPr>
          <w:id w:val="1666890096"/>
          <w:placeholder>
            <w:docPart w:val="D49B1541FA4E4AF394F78CEBE2129300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38053A67" w14:textId="77777777" w:rsidR="00F948A6" w:rsidRDefault="00F948A6" w:rsidP="001A74D2">
      <w:pPr>
        <w:pStyle w:val="Quote"/>
      </w:pPr>
    </w:p>
    <w:p w14:paraId="75210559" w14:textId="77777777" w:rsidR="00F948A6" w:rsidRDefault="00F948A6" w:rsidP="001A74D2">
      <w:pPr>
        <w:pStyle w:val="Quote"/>
        <w:rPr>
          <w:ins w:id="1" w:author="Microsoft Word" w:date="2025-09-24T14:33:00Z" w16du:dateUtc="2025-09-24T13:33:00Z"/>
        </w:rPr>
      </w:pPr>
    </w:p>
    <w:p w14:paraId="7033F795" w14:textId="77777777" w:rsidR="00F948A6" w:rsidRDefault="00F948A6" w:rsidP="001A74D2">
      <w:pPr>
        <w:pStyle w:val="Quote"/>
        <w:rPr>
          <w:ins w:id="2" w:author="Microsoft Word" w:date="2025-09-24T14:33:00Z" w16du:dateUtc="2025-09-24T13:33:00Z"/>
        </w:rPr>
      </w:pPr>
    </w:p>
    <w:p w14:paraId="7144C797" w14:textId="77777777" w:rsidR="00F948A6" w:rsidRDefault="00F948A6" w:rsidP="001A74D2">
      <w:pPr>
        <w:pStyle w:val="Quote"/>
        <w:rPr>
          <w:ins w:id="3" w:author="Microsoft Word" w:date="2025-09-24T14:33:00Z" w16du:dateUtc="2025-09-24T13:33:00Z"/>
        </w:rPr>
      </w:pPr>
    </w:p>
    <w:p w14:paraId="6ED1F8C7" w14:textId="77777777" w:rsidR="00F948A6" w:rsidRDefault="00F948A6" w:rsidP="001A74D2">
      <w:pPr>
        <w:pStyle w:val="Quote"/>
        <w:rPr>
          <w:ins w:id="4" w:author="Microsoft Word" w:date="2025-09-24T14:33:00Z" w16du:dateUtc="2025-09-24T13:33:00Z"/>
        </w:rPr>
      </w:pPr>
    </w:p>
    <w:p w14:paraId="09EBE13C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773094E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92C6522" w14:textId="77777777" w:rsidR="00137D21" w:rsidRDefault="00137D21" w:rsidP="00F64F7E">
            <w:pPr>
              <w:pStyle w:val="Month"/>
            </w:pPr>
            <w:r>
              <w:lastRenderedPageBreak/>
              <w:t>August</w:t>
            </w:r>
          </w:p>
        </w:tc>
      </w:tr>
      <w:tr w:rsidR="00137D21" w14:paraId="4385DA4E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DCC592D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1397FB1E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0114BCB4" w14:textId="77777777" w:rsidR="00137D21" w:rsidRDefault="003600E1" w:rsidP="00F64F7E">
            <w:pPr>
              <w:pStyle w:val="Subtitle"/>
            </w:pPr>
            <w:sdt>
              <w:sdtPr>
                <w:id w:val="-790274887"/>
                <w:placeholder>
                  <w:docPart w:val="8DE7C1943A9047328C603661F66C0A6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055AF92A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8896A71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5AC54D66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E372A34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6E0A0B8" wp14:editId="328287E3">
                  <wp:extent cx="2135697" cy="1480921"/>
                  <wp:effectExtent l="152400" t="190500" r="245745" b="233680"/>
                  <wp:docPr id="19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4532F1B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E1585C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ABA85CD" w14:textId="77777777" w:rsidR="00137D21" w:rsidRDefault="003600E1" w:rsidP="00F64F7E">
            <w:pPr>
              <w:pStyle w:val="Title"/>
            </w:pPr>
            <w:sdt>
              <w:sdtPr>
                <w:id w:val="-1981915632"/>
                <w:placeholder>
                  <w:docPart w:val="D7FAC7B358784D359FAFB23D517EA249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10ABE723" w14:textId="77777777" w:rsidR="00137D21" w:rsidRPr="0078527C" w:rsidRDefault="003600E1" w:rsidP="00F64F7E">
            <w:sdt>
              <w:sdtPr>
                <w:id w:val="-736780199"/>
                <w:placeholder>
                  <w:docPart w:val="746FC6EDFAF441F2BF3A1C91D403FFE6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DCEDF24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4DB7F21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6432681" w14:textId="77777777" w:rsidR="00137D21" w:rsidRDefault="003600E1" w:rsidP="00F64F7E">
            <w:pPr>
              <w:pStyle w:val="Days"/>
            </w:pPr>
            <w:sdt>
              <w:sdtPr>
                <w:id w:val="-781489369"/>
                <w:placeholder>
                  <w:docPart w:val="8CA773435A7B44F1B16A4EE2F5F4198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928FAE7" w14:textId="77777777" w:rsidR="00137D21" w:rsidRDefault="003600E1" w:rsidP="00F64F7E">
            <w:pPr>
              <w:pStyle w:val="Days"/>
            </w:pPr>
            <w:sdt>
              <w:sdtPr>
                <w:id w:val="592897343"/>
                <w:placeholder>
                  <w:docPart w:val="AB0A69F8C8074952BCEC9B478DE0E9A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2E5A2B" w14:textId="77777777" w:rsidR="00137D21" w:rsidRDefault="003600E1" w:rsidP="00F64F7E">
            <w:pPr>
              <w:pStyle w:val="Days"/>
            </w:pPr>
            <w:sdt>
              <w:sdtPr>
                <w:id w:val="-5829758"/>
                <w:placeholder>
                  <w:docPart w:val="02053D536FA447438B1B84AA15B01A4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145ECD4" w14:textId="77777777" w:rsidR="00137D21" w:rsidRDefault="003600E1" w:rsidP="00F64F7E">
            <w:pPr>
              <w:pStyle w:val="Days"/>
            </w:pPr>
            <w:sdt>
              <w:sdtPr>
                <w:id w:val="-1174807778"/>
                <w:placeholder>
                  <w:docPart w:val="45B81A1B3ED04223A0C401466092F61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29B4640" w14:textId="77777777" w:rsidR="00137D21" w:rsidRDefault="003600E1" w:rsidP="00F64F7E">
            <w:pPr>
              <w:pStyle w:val="Days"/>
            </w:pPr>
            <w:sdt>
              <w:sdtPr>
                <w:id w:val="1992519304"/>
                <w:placeholder>
                  <w:docPart w:val="B1EE1F94507147128D7384256C95425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9E2D8CC" w14:textId="77777777" w:rsidR="00137D21" w:rsidRDefault="003600E1" w:rsidP="00F64F7E">
            <w:pPr>
              <w:pStyle w:val="Days"/>
            </w:pPr>
            <w:sdt>
              <w:sdtPr>
                <w:id w:val="-1337911634"/>
                <w:placeholder>
                  <w:docPart w:val="F7330D8FBA6041C38EA7F602B169BA3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A3D1E4" w14:textId="77777777" w:rsidR="00137D21" w:rsidRDefault="003600E1" w:rsidP="00F64F7E">
            <w:pPr>
              <w:pStyle w:val="Days"/>
            </w:pPr>
            <w:sdt>
              <w:sdtPr>
                <w:id w:val="1810663090"/>
                <w:placeholder>
                  <w:docPart w:val="9D435EA2834F403C9F137166D0B659A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4E426BE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D03E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E8067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4D6D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61748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BFD5C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7812DF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78D2F8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</w:t>
            </w:r>
          </w:p>
        </w:tc>
      </w:tr>
      <w:tr w:rsidR="00DA398C" w14:paraId="7CCD2BC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3267D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C684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DC344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CDEB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D501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9C554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80446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F08CB6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15AE5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CDFDD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912BA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45799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57803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DE5AF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550E0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9</w:t>
            </w:r>
          </w:p>
        </w:tc>
      </w:tr>
      <w:tr w:rsidR="00DA398C" w14:paraId="755AF56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7047F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84EF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F039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DFAB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502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2B10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157C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A1E112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84F36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B0D8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32D6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B223E3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176FF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30236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CB5F91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16</w:t>
            </w:r>
          </w:p>
        </w:tc>
      </w:tr>
      <w:tr w:rsidR="00DA398C" w14:paraId="20DAA1A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849F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EC4E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982FF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741B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40732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8EC70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756C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E332BF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774BB7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0AE7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51857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79DA3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B5E58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33024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EBF56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23</w:t>
            </w:r>
          </w:p>
        </w:tc>
      </w:tr>
      <w:tr w:rsidR="00DA398C" w14:paraId="246E5F4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2992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D773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77A1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7643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12FE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C268A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5B5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6DA0F6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4AE8B0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CD6801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1BAD74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DA12B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0D76B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90EC3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C3567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30</w:t>
            </w:r>
          </w:p>
        </w:tc>
      </w:tr>
      <w:tr w:rsidR="00DA398C" w14:paraId="5A8C46B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8E481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6FD0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7EE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C13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6E45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59CF6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76FB1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EF9C1F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811F96" w14:textId="77777777" w:rsidR="00DA398C" w:rsidRDefault="00DA398C" w:rsidP="00DA398C">
            <w:pPr>
              <w:pStyle w:val="Dates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A5A0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FE9A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71EE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DF904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AE33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FABB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2AD1FE5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936A2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BA42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B4FAC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058E5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31942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0DE7D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8357F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517FDA4" w14:textId="77777777" w:rsidR="001A74D2" w:rsidRDefault="003600E1" w:rsidP="001A74D2">
      <w:pPr>
        <w:pStyle w:val="Quote"/>
      </w:pPr>
      <w:sdt>
        <w:sdtPr>
          <w:id w:val="1009265884"/>
          <w:placeholder>
            <w:docPart w:val="98F388CAD328429FB41AE2AFDF336D0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146A5DD7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152F591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4F9EABBD" w14:textId="77777777" w:rsidR="00137D21" w:rsidRDefault="00F64F7E" w:rsidP="00F64F7E">
            <w:pPr>
              <w:pStyle w:val="Month"/>
            </w:pPr>
            <w:r>
              <w:lastRenderedPageBreak/>
              <w:t>September</w:t>
            </w:r>
          </w:p>
        </w:tc>
      </w:tr>
      <w:tr w:rsidR="00137D21" w14:paraId="2EFD3296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547887C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5309B7F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28A69CD" w14:textId="77777777" w:rsidR="00137D21" w:rsidRDefault="003600E1" w:rsidP="00F64F7E">
            <w:pPr>
              <w:pStyle w:val="Subtitle"/>
            </w:pPr>
            <w:sdt>
              <w:sdtPr>
                <w:id w:val="-1049913238"/>
                <w:placeholder>
                  <w:docPart w:val="20BE438E1A4149FD87541B63C404C3D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1ABB955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6E42892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69F543B3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13321FE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A3EF86" wp14:editId="3028BC46">
                  <wp:extent cx="2135697" cy="1480921"/>
                  <wp:effectExtent l="152400" t="190500" r="245745" b="233680"/>
                  <wp:docPr id="20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0FD693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53F1C43A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7D01BBF2" w14:textId="77777777" w:rsidR="00137D21" w:rsidRDefault="003600E1" w:rsidP="00F64F7E">
            <w:pPr>
              <w:pStyle w:val="Title"/>
            </w:pPr>
            <w:sdt>
              <w:sdtPr>
                <w:id w:val="-2075201417"/>
                <w:placeholder>
                  <w:docPart w:val="783C4E3A93EA443F839EC97A5FF8CE84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46943763" w14:textId="77777777" w:rsidR="00137D21" w:rsidRPr="0078527C" w:rsidRDefault="003600E1" w:rsidP="00F64F7E">
            <w:sdt>
              <w:sdtPr>
                <w:id w:val="2065372691"/>
                <w:placeholder>
                  <w:docPart w:val="A9DB1558608A41F595D7B72C9E16400A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F1DB033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D482D8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B986BE" w14:textId="77777777" w:rsidR="00137D21" w:rsidRDefault="003600E1" w:rsidP="00F64F7E">
            <w:pPr>
              <w:pStyle w:val="Days"/>
            </w:pPr>
            <w:sdt>
              <w:sdtPr>
                <w:id w:val="671306592"/>
                <w:placeholder>
                  <w:docPart w:val="4CC720D6A41E4AA8A0498DEEE9D62DF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C73104D" w14:textId="77777777" w:rsidR="00137D21" w:rsidRDefault="003600E1" w:rsidP="00F64F7E">
            <w:pPr>
              <w:pStyle w:val="Days"/>
            </w:pPr>
            <w:sdt>
              <w:sdtPr>
                <w:id w:val="-812723994"/>
                <w:placeholder>
                  <w:docPart w:val="FEDBE77AE7F74AE9AECABEF5ABEDA86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5451552" w14:textId="77777777" w:rsidR="00137D21" w:rsidRDefault="003600E1" w:rsidP="00F64F7E">
            <w:pPr>
              <w:pStyle w:val="Days"/>
            </w:pPr>
            <w:sdt>
              <w:sdtPr>
                <w:id w:val="1843501560"/>
                <w:placeholder>
                  <w:docPart w:val="A8198FE9A1F64728BD9BD61E08A0DDE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64F98DF" w14:textId="77777777" w:rsidR="00137D21" w:rsidRDefault="003600E1" w:rsidP="00F64F7E">
            <w:pPr>
              <w:pStyle w:val="Days"/>
            </w:pPr>
            <w:sdt>
              <w:sdtPr>
                <w:id w:val="592896417"/>
                <w:placeholder>
                  <w:docPart w:val="06070D6332E046D59EE7FFAAD226366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6A871AF" w14:textId="77777777" w:rsidR="00137D21" w:rsidRDefault="003600E1" w:rsidP="00F64F7E">
            <w:pPr>
              <w:pStyle w:val="Days"/>
            </w:pPr>
            <w:sdt>
              <w:sdtPr>
                <w:id w:val="1449279033"/>
                <w:placeholder>
                  <w:docPart w:val="D9E4CAF4F901497580EB74F1DD0E0CE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71E3C23" w14:textId="77777777" w:rsidR="00137D21" w:rsidRDefault="003600E1" w:rsidP="00F64F7E">
            <w:pPr>
              <w:pStyle w:val="Days"/>
            </w:pPr>
            <w:sdt>
              <w:sdtPr>
                <w:id w:val="1503236000"/>
                <w:placeholder>
                  <w:docPart w:val="54C8F0B9CF444DF58E3E01D54CF50B0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DF5E468" w14:textId="77777777" w:rsidR="00137D21" w:rsidRDefault="003600E1" w:rsidP="00F64F7E">
            <w:pPr>
              <w:pStyle w:val="Days"/>
            </w:pPr>
            <w:sdt>
              <w:sdtPr>
                <w:id w:val="1495909446"/>
                <w:placeholder>
                  <w:docPart w:val="A347DF61344D4351B620300069AADCD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CDA653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07029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FB020C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8A39C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D6B88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728A0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253C94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91C90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6</w:t>
            </w:r>
          </w:p>
        </w:tc>
      </w:tr>
      <w:tr w:rsidR="00DA398C" w14:paraId="6DDFBD3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69CE1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1328E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1538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1625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8A3F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7762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8CF9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260644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6C165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A1FC92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633545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FF75C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571C3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E2C65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DFFFAC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13</w:t>
            </w:r>
          </w:p>
        </w:tc>
      </w:tr>
      <w:tr w:rsidR="00DA398C" w14:paraId="64F8C79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F45F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138F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80A7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A025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B913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1C92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2246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018E93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0DD32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6B780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E9A3F4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438C9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74C17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DBDF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D126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20</w:t>
            </w:r>
          </w:p>
        </w:tc>
      </w:tr>
      <w:tr w:rsidR="00DA398C" w14:paraId="598296E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B8BC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31BC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083C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F880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68A0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CF06B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41E8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85B536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E2F7C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475B8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082D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F8A00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1F838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06D126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929497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27</w:t>
            </w:r>
          </w:p>
        </w:tc>
      </w:tr>
      <w:tr w:rsidR="00DA398C" w14:paraId="7A5D229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9A60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7A5A7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ECFD0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B44D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1BD9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85F2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ABAE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B54061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0414C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9EEDB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116462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44EF9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A7AA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41F1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CCA7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1A6B0A4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7B9BD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176DD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DE856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1DE7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B0980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C6319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696C4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69EAC45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76FC2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B3FEE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47514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066E8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CA36F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AC3F8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0D2FA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7D20EF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7ACB7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DC853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EFB23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96134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6F207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3DC84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3A260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709528EA" w14:textId="77777777" w:rsidR="001A74D2" w:rsidRDefault="003600E1" w:rsidP="001A74D2">
      <w:pPr>
        <w:pStyle w:val="Quote"/>
      </w:pPr>
      <w:sdt>
        <w:sdtPr>
          <w:id w:val="-92944331"/>
          <w:placeholder>
            <w:docPart w:val="03D1E34D2D804EACB09438EB8A144CA7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254F9DA2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2CFADD9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A5F16CE" w14:textId="77777777" w:rsidR="00F64F7E" w:rsidRDefault="00F64F7E" w:rsidP="00F64F7E">
            <w:pPr>
              <w:pStyle w:val="Month"/>
            </w:pPr>
            <w:r>
              <w:lastRenderedPageBreak/>
              <w:t>October</w:t>
            </w:r>
          </w:p>
        </w:tc>
      </w:tr>
      <w:tr w:rsidR="00F64F7E" w14:paraId="7C6520B3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F12B98D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13504DEE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EA461FF" w14:textId="77777777" w:rsidR="00F64F7E" w:rsidRDefault="003600E1" w:rsidP="00F64F7E">
            <w:pPr>
              <w:pStyle w:val="Subtitle"/>
            </w:pPr>
            <w:sdt>
              <w:sdtPr>
                <w:id w:val="281160105"/>
                <w:placeholder>
                  <w:docPart w:val="099C8A30689C4D71B8665AD15FA7A581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3814B184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0ACA5238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0EC0EF03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1A9DF034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CBA60B" wp14:editId="10ADBAF5">
                  <wp:extent cx="2135697" cy="1480921"/>
                  <wp:effectExtent l="152400" t="190500" r="245745" b="233680"/>
                  <wp:docPr id="2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3B396419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CEAD864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87C3A17" w14:textId="77777777" w:rsidR="00F64F7E" w:rsidRDefault="003600E1" w:rsidP="00F64F7E">
            <w:pPr>
              <w:pStyle w:val="Title"/>
            </w:pPr>
            <w:sdt>
              <w:sdtPr>
                <w:id w:val="-2119822466"/>
                <w:placeholder>
                  <w:docPart w:val="7FA3759D11084873A5BE02D3DBE71D4A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40CD3BF4" w14:textId="77777777" w:rsidR="00F64F7E" w:rsidRPr="0078527C" w:rsidRDefault="003600E1" w:rsidP="00F64F7E">
            <w:sdt>
              <w:sdtPr>
                <w:id w:val="449058424"/>
                <w:placeholder>
                  <w:docPart w:val="D04C019B87C24BA48AE70F2E62BADAD1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C81D0F1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0094E96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3C1F5EA" w14:textId="77777777" w:rsidR="00F64F7E" w:rsidRDefault="003600E1" w:rsidP="00F64F7E">
            <w:pPr>
              <w:pStyle w:val="Days"/>
            </w:pPr>
            <w:sdt>
              <w:sdtPr>
                <w:id w:val="1403173083"/>
                <w:placeholder>
                  <w:docPart w:val="5B115009EBC4423584D1BA658F47B1BC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303DBE3" w14:textId="77777777" w:rsidR="00F64F7E" w:rsidRDefault="003600E1" w:rsidP="00F64F7E">
            <w:pPr>
              <w:pStyle w:val="Days"/>
            </w:pPr>
            <w:sdt>
              <w:sdtPr>
                <w:id w:val="505401177"/>
                <w:placeholder>
                  <w:docPart w:val="BB5AF3E1EE2A4FBBABEA316C491CDE6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17710D" w14:textId="77777777" w:rsidR="00F64F7E" w:rsidRDefault="003600E1" w:rsidP="00F64F7E">
            <w:pPr>
              <w:pStyle w:val="Days"/>
            </w:pPr>
            <w:sdt>
              <w:sdtPr>
                <w:id w:val="-483856160"/>
                <w:placeholder>
                  <w:docPart w:val="3D756F3E5D404639B9868982A8F95F53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C58D48A" w14:textId="77777777" w:rsidR="00F64F7E" w:rsidRDefault="003600E1" w:rsidP="00F64F7E">
            <w:pPr>
              <w:pStyle w:val="Days"/>
            </w:pPr>
            <w:sdt>
              <w:sdtPr>
                <w:id w:val="747229367"/>
                <w:placeholder>
                  <w:docPart w:val="81504875760E4CBDBB724547C4CD8FE9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DEA3A7" w14:textId="77777777" w:rsidR="00F64F7E" w:rsidRDefault="003600E1" w:rsidP="00F64F7E">
            <w:pPr>
              <w:pStyle w:val="Days"/>
            </w:pPr>
            <w:sdt>
              <w:sdtPr>
                <w:id w:val="1494838180"/>
                <w:placeholder>
                  <w:docPart w:val="92E545F3A27143859462431BBFB1A7A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638F856" w14:textId="77777777" w:rsidR="00F64F7E" w:rsidRDefault="003600E1" w:rsidP="00F64F7E">
            <w:pPr>
              <w:pStyle w:val="Days"/>
            </w:pPr>
            <w:sdt>
              <w:sdtPr>
                <w:id w:val="-1042437958"/>
                <w:placeholder>
                  <w:docPart w:val="E590CD4A3EB544889AC733A59D8FF6B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29BDDB3" w14:textId="77777777" w:rsidR="00F64F7E" w:rsidRDefault="003600E1" w:rsidP="00F64F7E">
            <w:pPr>
              <w:pStyle w:val="Days"/>
            </w:pPr>
            <w:sdt>
              <w:sdtPr>
                <w:id w:val="1137604804"/>
                <w:placeholder>
                  <w:docPart w:val="AB65A2438E644B9EB4F07541819B622A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6108351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CBEC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47D4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A982E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0F3FA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09561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3960B8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401F9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4</w:t>
            </w:r>
          </w:p>
        </w:tc>
      </w:tr>
      <w:tr w:rsidR="00DA398C" w14:paraId="57F1D7E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E9F3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FD8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2DE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AC21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87D85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3D5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9144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F56D16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F58DEA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523CA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ED82D9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C190C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DCFDB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FEF96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2B1A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11</w:t>
            </w:r>
          </w:p>
        </w:tc>
      </w:tr>
      <w:tr w:rsidR="00DA398C" w14:paraId="1B743B0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AB2B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9FE0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80DA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4EA7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8922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06AB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F74D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9D96C8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0990E0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07BB9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B45E02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873795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6C4C8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C1E67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B4096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18</w:t>
            </w:r>
          </w:p>
        </w:tc>
      </w:tr>
      <w:tr w:rsidR="00DA398C" w14:paraId="0F8AFAE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25C5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23D5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D197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B36C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5784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7C72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213F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30E005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C88CF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D4D52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01B81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01424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58361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1F24B0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CF26B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25</w:t>
            </w:r>
          </w:p>
        </w:tc>
      </w:tr>
      <w:tr w:rsidR="00DA398C" w14:paraId="7EABFFF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3008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2FE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E78F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8BCF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1AA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D75B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CDA1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95DF7E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87029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7C2C4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BAB70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0CFD61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617C8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F2C95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23E6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1A5802D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FBED1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C2C66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42F2E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6C6CD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9767E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7A5B9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198D8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752FE1B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71907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BF7B4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E8EAB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80865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AE327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1B81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8F6C0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6A4F28A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F32AE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C0EE4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80F86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6312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5885A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0D15E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0D8FB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79D8AD3E" w14:textId="77777777" w:rsidR="001A74D2" w:rsidRDefault="003600E1" w:rsidP="001A74D2">
      <w:pPr>
        <w:pStyle w:val="Quote"/>
      </w:pPr>
      <w:sdt>
        <w:sdtPr>
          <w:id w:val="2064749667"/>
          <w:placeholder>
            <w:docPart w:val="AF11246D2C0E43669B6CBD7F0C0622CD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87B2467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1223A4EF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7304713" w14:textId="77777777" w:rsidR="00F64F7E" w:rsidRDefault="00F64F7E" w:rsidP="00F64F7E">
            <w:pPr>
              <w:pStyle w:val="Month"/>
            </w:pPr>
            <w:r>
              <w:lastRenderedPageBreak/>
              <w:t>November</w:t>
            </w:r>
          </w:p>
        </w:tc>
      </w:tr>
      <w:tr w:rsidR="00F64F7E" w14:paraId="1829A19D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C7B1034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2EDBC6F3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029CE4B" w14:textId="77777777" w:rsidR="00F64F7E" w:rsidRDefault="003600E1" w:rsidP="00F64F7E">
            <w:pPr>
              <w:pStyle w:val="Subtitle"/>
            </w:pPr>
            <w:sdt>
              <w:sdtPr>
                <w:id w:val="1747917881"/>
                <w:placeholder>
                  <w:docPart w:val="007F06B9C5F044AD91FBF483859CC70F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6E3880D6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06C187E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0DF466CE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41895D2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3E9FD00" wp14:editId="729BEB73">
                  <wp:extent cx="2135697" cy="1480921"/>
                  <wp:effectExtent l="152400" t="190500" r="245745" b="233680"/>
                  <wp:docPr id="22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4F46591E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8B39326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C20C097" w14:textId="77777777" w:rsidR="00F64F7E" w:rsidRDefault="003600E1" w:rsidP="00F64F7E">
            <w:pPr>
              <w:pStyle w:val="Title"/>
            </w:pPr>
            <w:sdt>
              <w:sdtPr>
                <w:id w:val="359945180"/>
                <w:placeholder>
                  <w:docPart w:val="5148624A4DC84918BB2B68D7B18A11F0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3F894C01" w14:textId="77777777" w:rsidR="00F64F7E" w:rsidRPr="0078527C" w:rsidRDefault="003600E1" w:rsidP="00F64F7E">
            <w:sdt>
              <w:sdtPr>
                <w:id w:val="1778442825"/>
                <w:placeholder>
                  <w:docPart w:val="5DF720BFB66A49CCA26B20A6E193A9E3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135929D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73FE9D5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D5A3B2" w14:textId="77777777" w:rsidR="00F64F7E" w:rsidRDefault="003600E1" w:rsidP="00F64F7E">
            <w:pPr>
              <w:pStyle w:val="Days"/>
            </w:pPr>
            <w:sdt>
              <w:sdtPr>
                <w:id w:val="-2095614073"/>
                <w:placeholder>
                  <w:docPart w:val="B5E155E05B7F46C8BF0D941A7FDC02C6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6F5CEAA" w14:textId="77777777" w:rsidR="00F64F7E" w:rsidRDefault="003600E1" w:rsidP="00F64F7E">
            <w:pPr>
              <w:pStyle w:val="Days"/>
            </w:pPr>
            <w:sdt>
              <w:sdtPr>
                <w:id w:val="-977446766"/>
                <w:placeholder>
                  <w:docPart w:val="0ACB6925C0A74B73B0984AC49A48079C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F0611EB" w14:textId="77777777" w:rsidR="00F64F7E" w:rsidRDefault="003600E1" w:rsidP="00F64F7E">
            <w:pPr>
              <w:pStyle w:val="Days"/>
            </w:pPr>
            <w:sdt>
              <w:sdtPr>
                <w:id w:val="529913134"/>
                <w:placeholder>
                  <w:docPart w:val="77EA0F98F4A5424CA044C0618E69345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6EA4D1F" w14:textId="77777777" w:rsidR="00F64F7E" w:rsidRDefault="003600E1" w:rsidP="00F64F7E">
            <w:pPr>
              <w:pStyle w:val="Days"/>
            </w:pPr>
            <w:sdt>
              <w:sdtPr>
                <w:id w:val="-1314336062"/>
                <w:placeholder>
                  <w:docPart w:val="A27AC18208A841C09886882776120536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9D75B3" w14:textId="77777777" w:rsidR="00F64F7E" w:rsidRDefault="003600E1" w:rsidP="00F64F7E">
            <w:pPr>
              <w:pStyle w:val="Days"/>
            </w:pPr>
            <w:sdt>
              <w:sdtPr>
                <w:id w:val="-1000261901"/>
                <w:placeholder>
                  <w:docPart w:val="056D13A0A4A743419BCBFB83DC98F3D4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4B95342" w14:textId="77777777" w:rsidR="00F64F7E" w:rsidRDefault="003600E1" w:rsidP="00F64F7E">
            <w:pPr>
              <w:pStyle w:val="Days"/>
            </w:pPr>
            <w:sdt>
              <w:sdtPr>
                <w:id w:val="1509641470"/>
                <w:placeholder>
                  <w:docPart w:val="CFF9041E8A284A519B4B1028A1F94715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BBCEF0" w14:textId="77777777" w:rsidR="00F64F7E" w:rsidRDefault="003600E1" w:rsidP="00F64F7E">
            <w:pPr>
              <w:pStyle w:val="Days"/>
            </w:pPr>
            <w:sdt>
              <w:sdtPr>
                <w:id w:val="-213043095"/>
                <w:placeholder>
                  <w:docPart w:val="EF642F4FA1AC4FCC999A633E8472B498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39607FD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E7B9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D380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F76C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085FB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4C53C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360B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64E98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</w:t>
            </w:r>
          </w:p>
        </w:tc>
      </w:tr>
      <w:tr w:rsidR="00DA398C" w14:paraId="3462F19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54F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882C7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1E24B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3AB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782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C4E76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EDC9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076D4F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A47C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01748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E0AFA5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BF1AC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73AD06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C1796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5B1D10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8</w:t>
            </w:r>
          </w:p>
        </w:tc>
      </w:tr>
      <w:tr w:rsidR="00DA398C" w14:paraId="389E144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D3EB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0391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CA00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348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338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8269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24F37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02409A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7D7430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DF215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0EE08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C826F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8B5A59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15DDE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EEAB0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15</w:t>
            </w:r>
          </w:p>
        </w:tc>
      </w:tr>
      <w:tr w:rsidR="00DA398C" w14:paraId="567079D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932A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E1B4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D9C21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F715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9CE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3FF79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0B74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8470C9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FEA90F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A885A1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1B61E2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86E04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5636E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85A14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88D45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22</w:t>
            </w:r>
          </w:p>
        </w:tc>
      </w:tr>
      <w:tr w:rsidR="00DA398C" w14:paraId="59996BC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BB92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DD79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789F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83B7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366A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A0D1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A121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8CE2C4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818F0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1AE1E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31835A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88CDF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5348E2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200E7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D801EA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29</w:t>
            </w:r>
          </w:p>
        </w:tc>
      </w:tr>
      <w:tr w:rsidR="00DA398C" w14:paraId="0E8A7FF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8551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84F3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839FF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C81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2E47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2DD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83C7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B45F5A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5B7B6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9AB8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A5C1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0B760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BAF7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A597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B6BB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124F9B3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EC57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19407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CBDD5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F73BF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C3E85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B43BB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6503C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1302CC0D" w14:textId="77777777" w:rsidR="001A74D2" w:rsidRDefault="003600E1" w:rsidP="001A74D2">
      <w:pPr>
        <w:pStyle w:val="Quote"/>
      </w:pPr>
      <w:sdt>
        <w:sdtPr>
          <w:id w:val="1675215931"/>
          <w:placeholder>
            <w:docPart w:val="545EE79E7B4C4F79825FF029C48FE53E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D5AC93D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145E8FA4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4EE7240B" w14:textId="77777777" w:rsidR="00F64F7E" w:rsidRDefault="00F64F7E" w:rsidP="00F64F7E">
            <w:pPr>
              <w:pStyle w:val="Month"/>
            </w:pPr>
            <w:r>
              <w:lastRenderedPageBreak/>
              <w:t>December</w:t>
            </w:r>
          </w:p>
        </w:tc>
      </w:tr>
      <w:tr w:rsidR="00F64F7E" w14:paraId="027E7406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AB951A9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5196FDBF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835C36D" w14:textId="77777777" w:rsidR="00F64F7E" w:rsidRDefault="003600E1" w:rsidP="00F64F7E">
            <w:pPr>
              <w:pStyle w:val="Subtitle"/>
            </w:pPr>
            <w:sdt>
              <w:sdtPr>
                <w:id w:val="612557982"/>
                <w:placeholder>
                  <w:docPart w:val="26DA30FC4058463DA95854B1C11E7488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79DA37A7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8916E5E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6E43C7CA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395480B3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A47DC1" wp14:editId="5B79535E">
                  <wp:extent cx="2135697" cy="1480921"/>
                  <wp:effectExtent l="152400" t="190500" r="245745" b="233680"/>
                  <wp:docPr id="2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02528935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395FFB3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C7F3D95" w14:textId="77777777" w:rsidR="00F64F7E" w:rsidRDefault="003600E1" w:rsidP="00F64F7E">
            <w:pPr>
              <w:pStyle w:val="Title"/>
            </w:pPr>
            <w:sdt>
              <w:sdtPr>
                <w:id w:val="-219369257"/>
                <w:placeholder>
                  <w:docPart w:val="23073CB9F54E47E9AC9FEF0B6058A84F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686A68E0" w14:textId="77777777" w:rsidR="00F64F7E" w:rsidRPr="0078527C" w:rsidRDefault="003600E1" w:rsidP="00F64F7E">
            <w:sdt>
              <w:sdtPr>
                <w:id w:val="-1851175642"/>
                <w:placeholder>
                  <w:docPart w:val="31029C9657AA49B19875509B0788E13C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5463B01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4C99FAF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36662B0" w14:textId="77777777" w:rsidR="00F64F7E" w:rsidRDefault="003600E1" w:rsidP="00F64F7E">
            <w:pPr>
              <w:pStyle w:val="Days"/>
            </w:pPr>
            <w:sdt>
              <w:sdtPr>
                <w:id w:val="-266695043"/>
                <w:placeholder>
                  <w:docPart w:val="0E2518A1ADB04ADC8C4D9891EC51B743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9E4C8C3" w14:textId="77777777" w:rsidR="00F64F7E" w:rsidRDefault="003600E1" w:rsidP="00F64F7E">
            <w:pPr>
              <w:pStyle w:val="Days"/>
            </w:pPr>
            <w:sdt>
              <w:sdtPr>
                <w:id w:val="-1640406243"/>
                <w:placeholder>
                  <w:docPart w:val="48B0D7FC7AB54CBBAD07069CF1B5B4B4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F6D4FA" w14:textId="77777777" w:rsidR="00F64F7E" w:rsidRDefault="003600E1" w:rsidP="00F64F7E">
            <w:pPr>
              <w:pStyle w:val="Days"/>
            </w:pPr>
            <w:sdt>
              <w:sdtPr>
                <w:id w:val="-1682418680"/>
                <w:placeholder>
                  <w:docPart w:val="DF6A9B4A4416444D83E1F21552C4A367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05569A4" w14:textId="77777777" w:rsidR="00F64F7E" w:rsidRDefault="003600E1" w:rsidP="00F64F7E">
            <w:pPr>
              <w:pStyle w:val="Days"/>
            </w:pPr>
            <w:sdt>
              <w:sdtPr>
                <w:id w:val="306141413"/>
                <w:placeholder>
                  <w:docPart w:val="7231B5B6C36A4ABF8F1DE4C08613F8D7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7C284DB" w14:textId="77777777" w:rsidR="00F64F7E" w:rsidRDefault="003600E1" w:rsidP="00F64F7E">
            <w:pPr>
              <w:pStyle w:val="Days"/>
            </w:pPr>
            <w:sdt>
              <w:sdtPr>
                <w:id w:val="-1826659932"/>
                <w:placeholder>
                  <w:docPart w:val="60A338CAD60543A58A2AEF4CCE715D2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C6F9BF4" w14:textId="77777777" w:rsidR="00F64F7E" w:rsidRDefault="003600E1" w:rsidP="00F64F7E">
            <w:pPr>
              <w:pStyle w:val="Days"/>
            </w:pPr>
            <w:sdt>
              <w:sdtPr>
                <w:id w:val="862634711"/>
                <w:placeholder>
                  <w:docPart w:val="9B415FE15BCA495FBBD528D997AAD99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0BEA3AE" w14:textId="77777777" w:rsidR="00F64F7E" w:rsidRDefault="003600E1" w:rsidP="00F64F7E">
            <w:pPr>
              <w:pStyle w:val="Days"/>
            </w:pPr>
            <w:sdt>
              <w:sdtPr>
                <w:id w:val="593298852"/>
                <w:placeholder>
                  <w:docPart w:val="A1C01C2B3FFC442E80805223F4CFCB09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1E0F7F6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3E9F4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70C7F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B568B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7FF21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77A84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80C8E0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A6FB9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6</w:t>
            </w:r>
          </w:p>
        </w:tc>
      </w:tr>
      <w:tr w:rsidR="00DA398C" w14:paraId="3010242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97098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545C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5E1A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36FD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AD6E4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6B2F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06EF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82C14B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48706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0CA64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5519D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CC16B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90D96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F20E1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13DDA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13</w:t>
            </w:r>
          </w:p>
        </w:tc>
      </w:tr>
      <w:tr w:rsidR="00DA398C" w14:paraId="237D469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233BF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BF84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5407A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B54B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0F3DA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BDDA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7F08B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3E1F32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090178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A1570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65300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F10556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66B14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AC9097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33E4E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20</w:t>
            </w:r>
          </w:p>
        </w:tc>
      </w:tr>
      <w:tr w:rsidR="00DA398C" w14:paraId="35C671E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9C23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DD51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9D2B5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95A4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D16C9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3FE73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9748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C93476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0DA037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C80EE9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F0CB93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BE927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0553F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7407A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57278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27</w:t>
            </w:r>
          </w:p>
        </w:tc>
      </w:tr>
      <w:tr w:rsidR="00DA398C" w14:paraId="4398884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27BF9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EEF2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C7EA6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77846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F0BE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1793E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90C9B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D93769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B0777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E4C7A3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CB67C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59BDB2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CF45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B539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291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0812AF4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3AA4B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D597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ED2BE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A0D7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A3724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633AA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CCCE4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236139F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DAC18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3E711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85698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2E48A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A5AB4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A955C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4CA4F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444EA09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F9DFB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09778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3A76E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EFD94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703C1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BECF8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2CEB6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177364C0" w14:textId="77777777" w:rsidR="001A74D2" w:rsidRDefault="003600E1">
      <w:pPr>
        <w:pStyle w:val="Quote"/>
      </w:pPr>
      <w:sdt>
        <w:sdtPr>
          <w:id w:val="993983811"/>
          <w:placeholder>
            <w:docPart w:val="1B9674DE3D6942E2BE7A9CD1DC105F30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sectPr w:rsidR="001A74D2" w:rsidSect="00E85518">
      <w:pgSz w:w="12240" w:h="15840"/>
      <w:pgMar w:top="720" w:right="720" w:bottom="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9922" w14:textId="77777777" w:rsidR="00294574" w:rsidRDefault="00294574">
      <w:pPr>
        <w:spacing w:before="0" w:after="0"/>
      </w:pPr>
      <w:r>
        <w:separator/>
      </w:r>
    </w:p>
  </w:endnote>
  <w:endnote w:type="continuationSeparator" w:id="0">
    <w:p w14:paraId="71CD1CC0" w14:textId="77777777" w:rsidR="00294574" w:rsidRDefault="0029457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C09A" w14:textId="77777777" w:rsidR="00294574" w:rsidRDefault="00294574">
      <w:pPr>
        <w:spacing w:before="0" w:after="0"/>
      </w:pPr>
      <w:r>
        <w:separator/>
      </w:r>
    </w:p>
  </w:footnote>
  <w:footnote w:type="continuationSeparator" w:id="0">
    <w:p w14:paraId="56ED694D" w14:textId="77777777" w:rsidR="00294574" w:rsidRDefault="0029457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030042">
    <w:abstractNumId w:val="9"/>
  </w:num>
  <w:num w:numId="2" w16cid:durableId="88745837">
    <w:abstractNumId w:val="7"/>
  </w:num>
  <w:num w:numId="3" w16cid:durableId="437723554">
    <w:abstractNumId w:val="6"/>
  </w:num>
  <w:num w:numId="4" w16cid:durableId="2121290115">
    <w:abstractNumId w:val="5"/>
  </w:num>
  <w:num w:numId="5" w16cid:durableId="726611790">
    <w:abstractNumId w:val="4"/>
  </w:num>
  <w:num w:numId="6" w16cid:durableId="1402019289">
    <w:abstractNumId w:val="8"/>
  </w:num>
  <w:num w:numId="7" w16cid:durableId="952326606">
    <w:abstractNumId w:val="3"/>
  </w:num>
  <w:num w:numId="8" w16cid:durableId="1809130945">
    <w:abstractNumId w:val="2"/>
  </w:num>
  <w:num w:numId="9" w16cid:durableId="720985617">
    <w:abstractNumId w:val="1"/>
  </w:num>
  <w:num w:numId="10" w16cid:durableId="14085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294574"/>
    <w:rsid w:val="000439C7"/>
    <w:rsid w:val="00046CE3"/>
    <w:rsid w:val="000B6223"/>
    <w:rsid w:val="000D01F2"/>
    <w:rsid w:val="000D1AA1"/>
    <w:rsid w:val="00101AD0"/>
    <w:rsid w:val="00124ADC"/>
    <w:rsid w:val="00137D21"/>
    <w:rsid w:val="00174F97"/>
    <w:rsid w:val="00193E15"/>
    <w:rsid w:val="001A74D2"/>
    <w:rsid w:val="0025461A"/>
    <w:rsid w:val="0025748C"/>
    <w:rsid w:val="00294574"/>
    <w:rsid w:val="002D4655"/>
    <w:rsid w:val="002F7032"/>
    <w:rsid w:val="00320970"/>
    <w:rsid w:val="00330D06"/>
    <w:rsid w:val="00375B27"/>
    <w:rsid w:val="00381234"/>
    <w:rsid w:val="003C08C2"/>
    <w:rsid w:val="003C33CE"/>
    <w:rsid w:val="003C6465"/>
    <w:rsid w:val="004214C8"/>
    <w:rsid w:val="00440D9C"/>
    <w:rsid w:val="004433AF"/>
    <w:rsid w:val="0045525C"/>
    <w:rsid w:val="0045537C"/>
    <w:rsid w:val="004A72A3"/>
    <w:rsid w:val="004C32E4"/>
    <w:rsid w:val="004E0874"/>
    <w:rsid w:val="004F670E"/>
    <w:rsid w:val="005553D1"/>
    <w:rsid w:val="005B07ED"/>
    <w:rsid w:val="005B0C48"/>
    <w:rsid w:val="005D5DC8"/>
    <w:rsid w:val="006151D3"/>
    <w:rsid w:val="00621B98"/>
    <w:rsid w:val="0064687B"/>
    <w:rsid w:val="00680558"/>
    <w:rsid w:val="006E11E9"/>
    <w:rsid w:val="006F14E5"/>
    <w:rsid w:val="00772819"/>
    <w:rsid w:val="0078527C"/>
    <w:rsid w:val="008043F6"/>
    <w:rsid w:val="00812DAD"/>
    <w:rsid w:val="0081356A"/>
    <w:rsid w:val="00871B27"/>
    <w:rsid w:val="00890592"/>
    <w:rsid w:val="008B41D3"/>
    <w:rsid w:val="008F0AEB"/>
    <w:rsid w:val="0090268C"/>
    <w:rsid w:val="00925ED9"/>
    <w:rsid w:val="00997C7D"/>
    <w:rsid w:val="009A164A"/>
    <w:rsid w:val="009A7C5B"/>
    <w:rsid w:val="00A4405D"/>
    <w:rsid w:val="00B72363"/>
    <w:rsid w:val="00B84FB0"/>
    <w:rsid w:val="00B864F3"/>
    <w:rsid w:val="00BC6A26"/>
    <w:rsid w:val="00BF0FEE"/>
    <w:rsid w:val="00BF4383"/>
    <w:rsid w:val="00C01EED"/>
    <w:rsid w:val="00C41633"/>
    <w:rsid w:val="00C4518D"/>
    <w:rsid w:val="00C52AFE"/>
    <w:rsid w:val="00CB00F4"/>
    <w:rsid w:val="00CB7095"/>
    <w:rsid w:val="00D81D6E"/>
    <w:rsid w:val="00D86D82"/>
    <w:rsid w:val="00DA398C"/>
    <w:rsid w:val="00E14558"/>
    <w:rsid w:val="00E4576C"/>
    <w:rsid w:val="00E7264F"/>
    <w:rsid w:val="00E85518"/>
    <w:rsid w:val="00EA415B"/>
    <w:rsid w:val="00F26250"/>
    <w:rsid w:val="00F64F7E"/>
    <w:rsid w:val="00F948A6"/>
    <w:rsid w:val="00FE13F4"/>
    <w:rsid w:val="00FF3060"/>
    <w:rsid w:val="52D9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BFB843"/>
  <w15:docId w15:val="{9BD239CB-B4F2-4A68-A355-A04A2E8E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58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rsid w:val="004214C8"/>
    <w:pPr>
      <w:spacing w:before="0" w:after="0"/>
      <w:jc w:val="right"/>
    </w:pPr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Normal"/>
    <w:link w:val="BodyTextFirstIndentChar"/>
    <w:uiPriority w:val="19"/>
    <w:semiHidden/>
    <w:unhideWhenUsed/>
    <w:rsid w:val="0045537C"/>
    <w:pPr>
      <w:spacing w:after="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19"/>
    <w:semiHidden/>
    <w:rsid w:val="0045537C"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14558"/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E14558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558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en-US%7bFDC9E31C-7679-49CA-8791-1E5560E35247%7d\%7bC4BF4E6B-F6C3-4839-A386-BA4440E65184%7dtf1638294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514831420841C7B4CB7FD407E7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6DA82-E89D-4D7D-9908-000D09B8FA4B}"/>
      </w:docPartPr>
      <w:docPartBody>
        <w:p w:rsidR="003969B5" w:rsidRDefault="003969B5">
          <w:pPr>
            <w:pStyle w:val="E4514831420841C7B4CB7FD407E75790"/>
          </w:pPr>
          <w:r>
            <w:t>Subtitle</w:t>
          </w:r>
        </w:p>
      </w:docPartBody>
    </w:docPart>
    <w:docPart>
      <w:docPartPr>
        <w:name w:val="7C93F2B7D38F406794C414882A856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83B3-1EE7-4D45-B4A7-82ED4294C69D}"/>
      </w:docPartPr>
      <w:docPartBody>
        <w:p w:rsidR="003969B5" w:rsidRDefault="003969B5">
          <w:pPr>
            <w:pStyle w:val="7C93F2B7D38F406794C414882A856072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E1765A021EBE4035AEFCA3A72BDB7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AA41A-BCA6-49D7-AF54-712B690AB83C}"/>
      </w:docPartPr>
      <w:docPartBody>
        <w:p w:rsidR="003969B5" w:rsidRDefault="003969B5">
          <w:pPr>
            <w:pStyle w:val="E1765A021EBE4035AEFCA3A72BDB778E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06A7C39382764FB7A3B7E216339EC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D1F3-2A03-4616-BB18-7EC8E27C2167}"/>
      </w:docPartPr>
      <w:docPartBody>
        <w:p w:rsidR="003969B5" w:rsidRDefault="003969B5">
          <w:pPr>
            <w:pStyle w:val="06A7C39382764FB7A3B7E216339ECB20"/>
          </w:pPr>
          <w:r>
            <w:t>Sunday</w:t>
          </w:r>
        </w:p>
      </w:docPartBody>
    </w:docPart>
    <w:docPart>
      <w:docPartPr>
        <w:name w:val="6601DB9931AF492E83545D859D593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423DC-8380-4338-9C23-68D88F67ED2C}"/>
      </w:docPartPr>
      <w:docPartBody>
        <w:p w:rsidR="003969B5" w:rsidRDefault="003969B5">
          <w:pPr>
            <w:pStyle w:val="6601DB9931AF492E83545D859D593F7C"/>
          </w:pPr>
          <w:r>
            <w:t>Monday</w:t>
          </w:r>
        </w:p>
      </w:docPartBody>
    </w:docPart>
    <w:docPart>
      <w:docPartPr>
        <w:name w:val="5E86BA21ED894F25BC482D643F881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21FC1-11A4-4C62-B769-2AC557594CAF}"/>
      </w:docPartPr>
      <w:docPartBody>
        <w:p w:rsidR="003969B5" w:rsidRDefault="003969B5">
          <w:pPr>
            <w:pStyle w:val="5E86BA21ED894F25BC482D643F88198E"/>
          </w:pPr>
          <w:r>
            <w:t>Tuesday</w:t>
          </w:r>
        </w:p>
      </w:docPartBody>
    </w:docPart>
    <w:docPart>
      <w:docPartPr>
        <w:name w:val="3A75EF705FC44A858E54759F24F58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F8FF3-DCF7-4499-BA6A-3A5AE49E4B11}"/>
      </w:docPartPr>
      <w:docPartBody>
        <w:p w:rsidR="003969B5" w:rsidRDefault="003969B5">
          <w:pPr>
            <w:pStyle w:val="3A75EF705FC44A858E54759F24F588B7"/>
          </w:pPr>
          <w:r>
            <w:t>Wednesday</w:t>
          </w:r>
        </w:p>
      </w:docPartBody>
    </w:docPart>
    <w:docPart>
      <w:docPartPr>
        <w:name w:val="7FD050A2716148D3B0B4517AB86C7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6BA73-0CE5-46F4-B40A-C79BE7FDEC26}"/>
      </w:docPartPr>
      <w:docPartBody>
        <w:p w:rsidR="003969B5" w:rsidRDefault="003969B5">
          <w:pPr>
            <w:pStyle w:val="7FD050A2716148D3B0B4517AB86C7D9D"/>
          </w:pPr>
          <w:r>
            <w:t>Thursday</w:t>
          </w:r>
        </w:p>
      </w:docPartBody>
    </w:docPart>
    <w:docPart>
      <w:docPartPr>
        <w:name w:val="444AAE92B402432D9B8270EC318A5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A22AC-BC6E-44F4-8A98-04E3D6506EF1}"/>
      </w:docPartPr>
      <w:docPartBody>
        <w:p w:rsidR="003969B5" w:rsidRDefault="003969B5">
          <w:pPr>
            <w:pStyle w:val="444AAE92B402432D9B8270EC318A57DA"/>
          </w:pPr>
          <w:r>
            <w:t>Friday</w:t>
          </w:r>
        </w:p>
      </w:docPartBody>
    </w:docPart>
    <w:docPart>
      <w:docPartPr>
        <w:name w:val="C8C7343ECC854B5087E7CAE734C16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716EB-E92E-4382-B7DA-4630FB2900DA}"/>
      </w:docPartPr>
      <w:docPartBody>
        <w:p w:rsidR="003969B5" w:rsidRDefault="003969B5">
          <w:pPr>
            <w:pStyle w:val="C8C7343ECC854B5087E7CAE734C16C16"/>
          </w:pPr>
          <w:r>
            <w:t>Saturday</w:t>
          </w:r>
        </w:p>
      </w:docPartBody>
    </w:docPart>
    <w:docPart>
      <w:docPartPr>
        <w:name w:val="F9D1E2913A2B42028F6A2C9CBB4E2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AA8BB-8A7C-4A1B-8044-12C8809F0D5E}"/>
      </w:docPartPr>
      <w:docPartBody>
        <w:p w:rsidR="003969B5" w:rsidRDefault="003969B5">
          <w:pPr>
            <w:pStyle w:val="F9D1E2913A2B42028F6A2C9CBB4E23E1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E0B41A6CF54D4BF084FE09ABC948E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9089C-3736-4D07-A5BB-48FFCDE7C463}"/>
      </w:docPartPr>
      <w:docPartBody>
        <w:p w:rsidR="003969B5" w:rsidRDefault="003969B5">
          <w:pPr>
            <w:pStyle w:val="E0B41A6CF54D4BF084FE09ABC948EBF1"/>
          </w:pPr>
          <w:r>
            <w:t>Subtitle</w:t>
          </w:r>
        </w:p>
      </w:docPartBody>
    </w:docPart>
    <w:docPart>
      <w:docPartPr>
        <w:name w:val="E97A93766F1246A7ACB23A9888E2E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42BD7-4CCB-4B45-9E2B-B490DFAC1FD6}"/>
      </w:docPartPr>
      <w:docPartBody>
        <w:p w:rsidR="003969B5" w:rsidRDefault="003969B5">
          <w:pPr>
            <w:pStyle w:val="E97A93766F1246A7ACB23A9888E2ECFC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C5F3BA04DDD54C67966992E7B9703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B7F69-6F7C-4E3A-8B3C-4E6CDA1FA07F}"/>
      </w:docPartPr>
      <w:docPartBody>
        <w:p w:rsidR="003969B5" w:rsidRDefault="003969B5">
          <w:pPr>
            <w:pStyle w:val="C5F3BA04DDD54C67966992E7B97039E1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7F884D5F1E824717A9530AFEF3118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E3084-F503-4B58-8E96-C54D13E38935}"/>
      </w:docPartPr>
      <w:docPartBody>
        <w:p w:rsidR="003969B5" w:rsidRDefault="003969B5">
          <w:pPr>
            <w:pStyle w:val="7F884D5F1E824717A9530AFEF3118EA3"/>
          </w:pPr>
          <w:r>
            <w:t>Sunday</w:t>
          </w:r>
        </w:p>
      </w:docPartBody>
    </w:docPart>
    <w:docPart>
      <w:docPartPr>
        <w:name w:val="8B335286036745858AFB93A1BC510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71BB4-4654-4E4F-A921-2B2084B01209}"/>
      </w:docPartPr>
      <w:docPartBody>
        <w:p w:rsidR="003969B5" w:rsidRDefault="003969B5">
          <w:pPr>
            <w:pStyle w:val="8B335286036745858AFB93A1BC510E30"/>
          </w:pPr>
          <w:r>
            <w:t>Monday</w:t>
          </w:r>
        </w:p>
      </w:docPartBody>
    </w:docPart>
    <w:docPart>
      <w:docPartPr>
        <w:name w:val="1621A981239B40B99C5E68CB42350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AAB4B-A59B-40E7-8EFF-372E9C1EE509}"/>
      </w:docPartPr>
      <w:docPartBody>
        <w:p w:rsidR="003969B5" w:rsidRDefault="003969B5">
          <w:pPr>
            <w:pStyle w:val="1621A981239B40B99C5E68CB42350220"/>
          </w:pPr>
          <w:r>
            <w:t>Tuesday</w:t>
          </w:r>
        </w:p>
      </w:docPartBody>
    </w:docPart>
    <w:docPart>
      <w:docPartPr>
        <w:name w:val="4FD367F3E52B4D04BF77E42A9170A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FC20C-8101-4C0A-8CF1-62B3BCFEB1EB}"/>
      </w:docPartPr>
      <w:docPartBody>
        <w:p w:rsidR="003969B5" w:rsidRDefault="003969B5">
          <w:pPr>
            <w:pStyle w:val="4FD367F3E52B4D04BF77E42A9170A1AE"/>
          </w:pPr>
          <w:r>
            <w:t>Wednesday</w:t>
          </w:r>
        </w:p>
      </w:docPartBody>
    </w:docPart>
    <w:docPart>
      <w:docPartPr>
        <w:name w:val="3060A32A196546FCB441D0D89FB6A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FF143-291A-4D10-9EB3-F502613084D8}"/>
      </w:docPartPr>
      <w:docPartBody>
        <w:p w:rsidR="003969B5" w:rsidRDefault="003969B5">
          <w:pPr>
            <w:pStyle w:val="3060A32A196546FCB441D0D89FB6A727"/>
          </w:pPr>
          <w:r>
            <w:t>Thursday</w:t>
          </w:r>
        </w:p>
      </w:docPartBody>
    </w:docPart>
    <w:docPart>
      <w:docPartPr>
        <w:name w:val="0723F7FB7D234B4AA903A9364288C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33D85-5681-4245-9E82-E74F68C26BCB}"/>
      </w:docPartPr>
      <w:docPartBody>
        <w:p w:rsidR="003969B5" w:rsidRDefault="003969B5">
          <w:pPr>
            <w:pStyle w:val="0723F7FB7D234B4AA903A9364288C86A"/>
          </w:pPr>
          <w:r>
            <w:t>Friday</w:t>
          </w:r>
        </w:p>
      </w:docPartBody>
    </w:docPart>
    <w:docPart>
      <w:docPartPr>
        <w:name w:val="FC83BBDCF1A6460BA6680A1FECC71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78C27-5194-4AD2-9BD6-4C1C74F0145F}"/>
      </w:docPartPr>
      <w:docPartBody>
        <w:p w:rsidR="003969B5" w:rsidRDefault="003969B5">
          <w:pPr>
            <w:pStyle w:val="FC83BBDCF1A6460BA6680A1FECC71153"/>
          </w:pPr>
          <w:r>
            <w:t>Saturday</w:t>
          </w:r>
        </w:p>
      </w:docPartBody>
    </w:docPart>
    <w:docPart>
      <w:docPartPr>
        <w:name w:val="64508A6D956144B6A7A25007922D5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99BDA-7281-47DC-BB40-0F33959745EF}"/>
      </w:docPartPr>
      <w:docPartBody>
        <w:p w:rsidR="003969B5" w:rsidRDefault="003969B5">
          <w:pPr>
            <w:pStyle w:val="64508A6D956144B6A7A25007922D514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F70709CCE30B4BD387577C3A1DBFC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046B6-9A4F-4456-A454-073C199FCDE9}"/>
      </w:docPartPr>
      <w:docPartBody>
        <w:p w:rsidR="003969B5" w:rsidRDefault="003969B5">
          <w:pPr>
            <w:pStyle w:val="F70709CCE30B4BD387577C3A1DBFC85C"/>
          </w:pPr>
          <w:r>
            <w:t>Subtitle</w:t>
          </w:r>
        </w:p>
      </w:docPartBody>
    </w:docPart>
    <w:docPart>
      <w:docPartPr>
        <w:name w:val="1F6D4C2BC67749F58988C4475BE01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96719-3C44-424A-8AE4-2F272ABD8BF2}"/>
      </w:docPartPr>
      <w:docPartBody>
        <w:p w:rsidR="003969B5" w:rsidRDefault="003969B5">
          <w:pPr>
            <w:pStyle w:val="1F6D4C2BC67749F58988C4475BE0106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366D02867865480D9694C142B30DB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B3C31-5311-40BB-A134-81EFA624F0D4}"/>
      </w:docPartPr>
      <w:docPartBody>
        <w:p w:rsidR="003969B5" w:rsidRDefault="003969B5">
          <w:pPr>
            <w:pStyle w:val="366D02867865480D9694C142B30DB0F8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3B7CDCCD83DF46229540E98966AD4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D1DC3-1D11-428A-9554-8B4BB45A037F}"/>
      </w:docPartPr>
      <w:docPartBody>
        <w:p w:rsidR="003969B5" w:rsidRDefault="003969B5">
          <w:pPr>
            <w:pStyle w:val="3B7CDCCD83DF46229540E98966AD483F"/>
          </w:pPr>
          <w:r>
            <w:t>Sunday</w:t>
          </w:r>
        </w:p>
      </w:docPartBody>
    </w:docPart>
    <w:docPart>
      <w:docPartPr>
        <w:name w:val="F379B38229CF49F593C7E29D2DF67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AF4DA-833E-410D-A6A9-617CC92A4158}"/>
      </w:docPartPr>
      <w:docPartBody>
        <w:p w:rsidR="003969B5" w:rsidRDefault="003969B5">
          <w:pPr>
            <w:pStyle w:val="F379B38229CF49F593C7E29D2DF6787C"/>
          </w:pPr>
          <w:r>
            <w:t>Monday</w:t>
          </w:r>
        </w:p>
      </w:docPartBody>
    </w:docPart>
    <w:docPart>
      <w:docPartPr>
        <w:name w:val="EA5E8149C6C044E8AE249BB2CE202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12C22-8C47-425A-AF0B-CDF102086B58}"/>
      </w:docPartPr>
      <w:docPartBody>
        <w:p w:rsidR="003969B5" w:rsidRDefault="003969B5">
          <w:pPr>
            <w:pStyle w:val="EA5E8149C6C044E8AE249BB2CE202B79"/>
          </w:pPr>
          <w:r>
            <w:t>Tuesday</w:t>
          </w:r>
        </w:p>
      </w:docPartBody>
    </w:docPart>
    <w:docPart>
      <w:docPartPr>
        <w:name w:val="BF6C0F29F0EB4E0E934FA5B76879A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A38F7-822A-4803-951A-7E733E4F53CC}"/>
      </w:docPartPr>
      <w:docPartBody>
        <w:p w:rsidR="003969B5" w:rsidRDefault="003969B5">
          <w:pPr>
            <w:pStyle w:val="BF6C0F29F0EB4E0E934FA5B76879A53F"/>
          </w:pPr>
          <w:r>
            <w:t>Wednesday</w:t>
          </w:r>
        </w:p>
      </w:docPartBody>
    </w:docPart>
    <w:docPart>
      <w:docPartPr>
        <w:name w:val="8F169282515F4DBAAE2986A1C54C1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FC630-6AF3-46A9-AC8F-DD41C225858E}"/>
      </w:docPartPr>
      <w:docPartBody>
        <w:p w:rsidR="003969B5" w:rsidRDefault="003969B5">
          <w:pPr>
            <w:pStyle w:val="8F169282515F4DBAAE2986A1C54C1678"/>
          </w:pPr>
          <w:r>
            <w:t>Thursday</w:t>
          </w:r>
        </w:p>
      </w:docPartBody>
    </w:docPart>
    <w:docPart>
      <w:docPartPr>
        <w:name w:val="3EB1AF849D254ECC82CD5041DFF6D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FEEA5-D746-4E4C-976A-5BE477F4CF79}"/>
      </w:docPartPr>
      <w:docPartBody>
        <w:p w:rsidR="003969B5" w:rsidRDefault="003969B5">
          <w:pPr>
            <w:pStyle w:val="3EB1AF849D254ECC82CD5041DFF6D46F"/>
          </w:pPr>
          <w:r>
            <w:t>Friday</w:t>
          </w:r>
        </w:p>
      </w:docPartBody>
    </w:docPart>
    <w:docPart>
      <w:docPartPr>
        <w:name w:val="1AF02AC269FA4792AD03DDED47542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C3942-BC4B-4E3D-8EF1-D76C1C3F6FD6}"/>
      </w:docPartPr>
      <w:docPartBody>
        <w:p w:rsidR="003969B5" w:rsidRDefault="003969B5">
          <w:pPr>
            <w:pStyle w:val="1AF02AC269FA4792AD03DDED47542931"/>
          </w:pPr>
          <w:r>
            <w:t>Saturday</w:t>
          </w:r>
        </w:p>
      </w:docPartBody>
    </w:docPart>
    <w:docPart>
      <w:docPartPr>
        <w:name w:val="CFC8391C639E4DDF8276E931F54ED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5E81E-58A4-440E-AA74-96E80604184A}"/>
      </w:docPartPr>
      <w:docPartBody>
        <w:p w:rsidR="003969B5" w:rsidRDefault="003969B5">
          <w:pPr>
            <w:pStyle w:val="CFC8391C639E4DDF8276E931F54EDC51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4CB1CEC92BC24A7091BE5B6150D74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EA02F-60AF-4B9D-8290-0F382B84E56C}"/>
      </w:docPartPr>
      <w:docPartBody>
        <w:p w:rsidR="003969B5" w:rsidRDefault="003969B5">
          <w:pPr>
            <w:pStyle w:val="4CB1CEC92BC24A7091BE5B6150D74D54"/>
          </w:pPr>
          <w:r>
            <w:t>Sunday</w:t>
          </w:r>
        </w:p>
      </w:docPartBody>
    </w:docPart>
    <w:docPart>
      <w:docPartPr>
        <w:name w:val="FA87CB37DD0D4191BDFFD70E60C11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1A18F-5D68-4C34-868B-9479E208829B}"/>
      </w:docPartPr>
      <w:docPartBody>
        <w:p w:rsidR="003969B5" w:rsidRDefault="003969B5">
          <w:pPr>
            <w:pStyle w:val="FA87CB37DD0D4191BDFFD70E60C11557"/>
          </w:pPr>
          <w:r>
            <w:t>Monday</w:t>
          </w:r>
        </w:p>
      </w:docPartBody>
    </w:docPart>
    <w:docPart>
      <w:docPartPr>
        <w:name w:val="BCAC571764964A70ABF7EEAC95BA9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C60CF-2E1A-4A02-9960-BB0AF2B864F5}"/>
      </w:docPartPr>
      <w:docPartBody>
        <w:p w:rsidR="003969B5" w:rsidRDefault="003969B5">
          <w:pPr>
            <w:pStyle w:val="BCAC571764964A70ABF7EEAC95BA9C8A"/>
          </w:pPr>
          <w:r>
            <w:t>Tuesday</w:t>
          </w:r>
        </w:p>
      </w:docPartBody>
    </w:docPart>
    <w:docPart>
      <w:docPartPr>
        <w:name w:val="3173DFE5A2964F83BC60689509EEA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E8C0C-95B4-4828-BECC-0A539A42A255}"/>
      </w:docPartPr>
      <w:docPartBody>
        <w:p w:rsidR="003969B5" w:rsidRDefault="003969B5">
          <w:pPr>
            <w:pStyle w:val="3173DFE5A2964F83BC60689509EEAD88"/>
          </w:pPr>
          <w:r>
            <w:t>Wednesday</w:t>
          </w:r>
        </w:p>
      </w:docPartBody>
    </w:docPart>
    <w:docPart>
      <w:docPartPr>
        <w:name w:val="5FD7E0962B2949FD85B7D59770F2E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715CA-6E49-4227-A379-22A1BB769AA5}"/>
      </w:docPartPr>
      <w:docPartBody>
        <w:p w:rsidR="003969B5" w:rsidRDefault="003969B5">
          <w:pPr>
            <w:pStyle w:val="5FD7E0962B2949FD85B7D59770F2EFA1"/>
          </w:pPr>
          <w:r>
            <w:t>Thursday</w:t>
          </w:r>
        </w:p>
      </w:docPartBody>
    </w:docPart>
    <w:docPart>
      <w:docPartPr>
        <w:name w:val="FB7F368F3B6846B48866D82B83A92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8C059-CE52-47D2-8760-D0A03384F178}"/>
      </w:docPartPr>
      <w:docPartBody>
        <w:p w:rsidR="003969B5" w:rsidRDefault="003969B5">
          <w:pPr>
            <w:pStyle w:val="FB7F368F3B6846B48866D82B83A921CA"/>
          </w:pPr>
          <w:r>
            <w:t>Friday</w:t>
          </w:r>
        </w:p>
      </w:docPartBody>
    </w:docPart>
    <w:docPart>
      <w:docPartPr>
        <w:name w:val="2F1757323D7E447997D2AD583D36A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91273-FA84-4051-9F1D-C15BB0C22403}"/>
      </w:docPartPr>
      <w:docPartBody>
        <w:p w:rsidR="003969B5" w:rsidRDefault="003969B5">
          <w:pPr>
            <w:pStyle w:val="2F1757323D7E447997D2AD583D36AB1F"/>
          </w:pPr>
          <w:r>
            <w:t>Saturday</w:t>
          </w:r>
        </w:p>
      </w:docPartBody>
    </w:docPart>
    <w:docPart>
      <w:docPartPr>
        <w:name w:val="15F8795234194288A267EA6984887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46E25-2181-4D85-9A81-A822CF740EA9}"/>
      </w:docPartPr>
      <w:docPartBody>
        <w:p w:rsidR="003969B5" w:rsidRDefault="003969B5">
          <w:pPr>
            <w:pStyle w:val="15F8795234194288A267EA6984887361"/>
          </w:pPr>
          <w:r>
            <w:t>Subtitle</w:t>
          </w:r>
        </w:p>
      </w:docPartBody>
    </w:docPart>
    <w:docPart>
      <w:docPartPr>
        <w:name w:val="10BC10C9E2DB4ABAB43A7E36A96B9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A9F81-D31E-4534-907C-0BF3CBAF1897}"/>
      </w:docPartPr>
      <w:docPartBody>
        <w:p w:rsidR="003969B5" w:rsidRDefault="003969B5">
          <w:pPr>
            <w:pStyle w:val="10BC10C9E2DB4ABAB43A7E36A96B9FE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FCC46D1ABE6D4CCAAC4426A69D69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147FA-502C-435C-8149-3BF49CFA0962}"/>
      </w:docPartPr>
      <w:docPartBody>
        <w:p w:rsidR="003969B5" w:rsidRDefault="003969B5">
          <w:pPr>
            <w:pStyle w:val="FCC46D1ABE6D4CCAAC4426A69D697C95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AE3BFD0222D1446887A2C948B6B2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FA186-DAFA-4114-A244-44D92263C53A}"/>
      </w:docPartPr>
      <w:docPartBody>
        <w:p w:rsidR="003969B5" w:rsidRDefault="003969B5">
          <w:pPr>
            <w:pStyle w:val="AE3BFD0222D1446887A2C948B6B2FEB0"/>
          </w:pPr>
          <w:r>
            <w:t>Sunday</w:t>
          </w:r>
        </w:p>
      </w:docPartBody>
    </w:docPart>
    <w:docPart>
      <w:docPartPr>
        <w:name w:val="329EC3FED63E47E09B290C1F331E0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C4B27-6872-45EB-B792-23A291113FA7}"/>
      </w:docPartPr>
      <w:docPartBody>
        <w:p w:rsidR="003969B5" w:rsidRDefault="003969B5">
          <w:pPr>
            <w:pStyle w:val="329EC3FED63E47E09B290C1F331E05E9"/>
          </w:pPr>
          <w:r>
            <w:t>Monday</w:t>
          </w:r>
        </w:p>
      </w:docPartBody>
    </w:docPart>
    <w:docPart>
      <w:docPartPr>
        <w:name w:val="FB30EA50B5634E8BB221AD09A86CD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EA6EB-D3B0-49A4-8E99-6A9B122E25A0}"/>
      </w:docPartPr>
      <w:docPartBody>
        <w:p w:rsidR="003969B5" w:rsidRDefault="003969B5">
          <w:pPr>
            <w:pStyle w:val="FB30EA50B5634E8BB221AD09A86CD972"/>
          </w:pPr>
          <w:r>
            <w:t>Tuesday</w:t>
          </w:r>
        </w:p>
      </w:docPartBody>
    </w:docPart>
    <w:docPart>
      <w:docPartPr>
        <w:name w:val="D5C41B9577B84FF4877A94BB996DF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14CF6-6055-440F-A41E-47BF1DDCE9CE}"/>
      </w:docPartPr>
      <w:docPartBody>
        <w:p w:rsidR="003969B5" w:rsidRDefault="003969B5">
          <w:pPr>
            <w:pStyle w:val="D5C41B9577B84FF4877A94BB996DF9B7"/>
          </w:pPr>
          <w:r>
            <w:t>Wednesday</w:t>
          </w:r>
        </w:p>
      </w:docPartBody>
    </w:docPart>
    <w:docPart>
      <w:docPartPr>
        <w:name w:val="9A451165E62D4F028B88E83D718A9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91DCD-0A9A-4EC6-8C70-AF816836B366}"/>
      </w:docPartPr>
      <w:docPartBody>
        <w:p w:rsidR="003969B5" w:rsidRDefault="003969B5">
          <w:pPr>
            <w:pStyle w:val="9A451165E62D4F028B88E83D718A9F87"/>
          </w:pPr>
          <w:r>
            <w:t>Thursday</w:t>
          </w:r>
        </w:p>
      </w:docPartBody>
    </w:docPart>
    <w:docPart>
      <w:docPartPr>
        <w:name w:val="922BE22841464A378009E58D1B446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44292-1DB9-442F-B4DA-BAC0DAE87160}"/>
      </w:docPartPr>
      <w:docPartBody>
        <w:p w:rsidR="003969B5" w:rsidRDefault="003969B5">
          <w:pPr>
            <w:pStyle w:val="922BE22841464A378009E58D1B4462D1"/>
          </w:pPr>
          <w:r>
            <w:t>Friday</w:t>
          </w:r>
        </w:p>
      </w:docPartBody>
    </w:docPart>
    <w:docPart>
      <w:docPartPr>
        <w:name w:val="C61E249C5EBA4ECAAD957EC2132E7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6DF89-58F9-475A-8D9B-3CC0B698894C}"/>
      </w:docPartPr>
      <w:docPartBody>
        <w:p w:rsidR="003969B5" w:rsidRDefault="003969B5">
          <w:pPr>
            <w:pStyle w:val="C61E249C5EBA4ECAAD957EC2132E7EB7"/>
          </w:pPr>
          <w:r>
            <w:t>Saturday</w:t>
          </w:r>
        </w:p>
      </w:docPartBody>
    </w:docPart>
    <w:docPart>
      <w:docPartPr>
        <w:name w:val="6F5A64FACCD847FDB690AC07B909F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B182F-F544-421B-8B7C-07E7903161CF}"/>
      </w:docPartPr>
      <w:docPartBody>
        <w:p w:rsidR="003969B5" w:rsidRDefault="003969B5">
          <w:pPr>
            <w:pStyle w:val="6F5A64FACCD847FDB690AC07B909FFD5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0DC8D1D1816E41CABA8FE4A1D8534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1A7E8-5C7D-4CC4-9741-10177D6937DA}"/>
      </w:docPartPr>
      <w:docPartBody>
        <w:p w:rsidR="003969B5" w:rsidRDefault="003969B5">
          <w:pPr>
            <w:pStyle w:val="0DC8D1D1816E41CABA8FE4A1D85340B7"/>
          </w:pPr>
          <w:r>
            <w:t>Subtitle</w:t>
          </w:r>
        </w:p>
      </w:docPartBody>
    </w:docPart>
    <w:docPart>
      <w:docPartPr>
        <w:name w:val="AEF54B5B052545AAB3B79F02F69E6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C1CDE-CCB8-4659-B396-F339054E2F1C}"/>
      </w:docPartPr>
      <w:docPartBody>
        <w:p w:rsidR="003969B5" w:rsidRDefault="003969B5">
          <w:pPr>
            <w:pStyle w:val="AEF54B5B052545AAB3B79F02F69E6EB7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508C5970A5364829B4C14C5D6C75F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AB6A3-8354-44BB-8477-B089DD23D72C}"/>
      </w:docPartPr>
      <w:docPartBody>
        <w:p w:rsidR="003969B5" w:rsidRDefault="003969B5">
          <w:pPr>
            <w:pStyle w:val="508C5970A5364829B4C14C5D6C75F71B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0D74F806CF8B4600A7DF16C5BCF99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7F720-70B1-4912-96A7-FB549146E7A7}"/>
      </w:docPartPr>
      <w:docPartBody>
        <w:p w:rsidR="003969B5" w:rsidRDefault="003969B5">
          <w:pPr>
            <w:pStyle w:val="0D74F806CF8B4600A7DF16C5BCF990E0"/>
          </w:pPr>
          <w:r>
            <w:t>Sunday</w:t>
          </w:r>
        </w:p>
      </w:docPartBody>
    </w:docPart>
    <w:docPart>
      <w:docPartPr>
        <w:name w:val="78C33D24B07444F68E6E42268452E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3F0EC-F713-473C-AA64-3FD0A203D314}"/>
      </w:docPartPr>
      <w:docPartBody>
        <w:p w:rsidR="003969B5" w:rsidRDefault="003969B5">
          <w:pPr>
            <w:pStyle w:val="78C33D24B07444F68E6E42268452E012"/>
          </w:pPr>
          <w:r>
            <w:t>Monday</w:t>
          </w:r>
        </w:p>
      </w:docPartBody>
    </w:docPart>
    <w:docPart>
      <w:docPartPr>
        <w:name w:val="D277CA7183E14AAC89F3A4CC12C3C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70F42-3F89-408A-ABFF-ACBC336D045A}"/>
      </w:docPartPr>
      <w:docPartBody>
        <w:p w:rsidR="003969B5" w:rsidRDefault="003969B5">
          <w:pPr>
            <w:pStyle w:val="D277CA7183E14AAC89F3A4CC12C3C057"/>
          </w:pPr>
          <w:r>
            <w:t>Tuesday</w:t>
          </w:r>
        </w:p>
      </w:docPartBody>
    </w:docPart>
    <w:docPart>
      <w:docPartPr>
        <w:name w:val="165965AA6E53467FABE69CFB40097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AC94F-648C-4D65-BB63-DA4F66D5B93D}"/>
      </w:docPartPr>
      <w:docPartBody>
        <w:p w:rsidR="003969B5" w:rsidRDefault="003969B5">
          <w:pPr>
            <w:pStyle w:val="165965AA6E53467FABE69CFB40097637"/>
          </w:pPr>
          <w:r>
            <w:t>Wednesday</w:t>
          </w:r>
        </w:p>
      </w:docPartBody>
    </w:docPart>
    <w:docPart>
      <w:docPartPr>
        <w:name w:val="7AD0F92FB7D54CED817AD4973B2DD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789A2-B175-4411-9CC8-14500E6F6530}"/>
      </w:docPartPr>
      <w:docPartBody>
        <w:p w:rsidR="003969B5" w:rsidRDefault="003969B5">
          <w:pPr>
            <w:pStyle w:val="7AD0F92FB7D54CED817AD4973B2DD6D0"/>
          </w:pPr>
          <w:r>
            <w:t>Thursday</w:t>
          </w:r>
        </w:p>
      </w:docPartBody>
    </w:docPart>
    <w:docPart>
      <w:docPartPr>
        <w:name w:val="37EB9372DD0D4283908E4B947F7DF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BE35F-C7A0-4B0B-B42E-038FD8D94604}"/>
      </w:docPartPr>
      <w:docPartBody>
        <w:p w:rsidR="003969B5" w:rsidRDefault="003969B5">
          <w:pPr>
            <w:pStyle w:val="37EB9372DD0D4283908E4B947F7DFDFA"/>
          </w:pPr>
          <w:r>
            <w:t>Friday</w:t>
          </w:r>
        </w:p>
      </w:docPartBody>
    </w:docPart>
    <w:docPart>
      <w:docPartPr>
        <w:name w:val="1836C33A5B2D455295FDB5FE43FFF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3EABD-9CD0-4FC4-883C-2C6C9E174B47}"/>
      </w:docPartPr>
      <w:docPartBody>
        <w:p w:rsidR="003969B5" w:rsidRDefault="003969B5">
          <w:pPr>
            <w:pStyle w:val="1836C33A5B2D455295FDB5FE43FFF954"/>
          </w:pPr>
          <w:r>
            <w:t>Saturday</w:t>
          </w:r>
        </w:p>
      </w:docPartBody>
    </w:docPart>
    <w:docPart>
      <w:docPartPr>
        <w:name w:val="42541CE109584127943AE73467211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3462B-59A7-4F1B-9058-EC0438C1EF56}"/>
      </w:docPartPr>
      <w:docPartBody>
        <w:p w:rsidR="003969B5" w:rsidRDefault="003969B5">
          <w:pPr>
            <w:pStyle w:val="42541CE109584127943AE7346721189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24EC806648724C528A7267C2139D7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2EAC7-2D45-431B-AEEC-E2F080C2D4A4}"/>
      </w:docPartPr>
      <w:docPartBody>
        <w:p w:rsidR="003969B5" w:rsidRDefault="003969B5">
          <w:pPr>
            <w:pStyle w:val="24EC806648724C528A7267C2139D76A7"/>
          </w:pPr>
          <w:r>
            <w:t>Sunday</w:t>
          </w:r>
        </w:p>
      </w:docPartBody>
    </w:docPart>
    <w:docPart>
      <w:docPartPr>
        <w:name w:val="F42135464AE8421586F132018CCD4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1D963-8AC5-44EE-B882-E1EFC7EAF364}"/>
      </w:docPartPr>
      <w:docPartBody>
        <w:p w:rsidR="003969B5" w:rsidRDefault="003969B5">
          <w:pPr>
            <w:pStyle w:val="F42135464AE8421586F132018CCD4DC9"/>
          </w:pPr>
          <w:r>
            <w:t>Monday</w:t>
          </w:r>
        </w:p>
      </w:docPartBody>
    </w:docPart>
    <w:docPart>
      <w:docPartPr>
        <w:name w:val="BAB945C4F0DF4206BE63994DE4AD5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5A436-09DF-4B8C-8EE5-451CF4552E18}"/>
      </w:docPartPr>
      <w:docPartBody>
        <w:p w:rsidR="003969B5" w:rsidRDefault="003969B5">
          <w:pPr>
            <w:pStyle w:val="BAB945C4F0DF4206BE63994DE4AD582B"/>
          </w:pPr>
          <w:r>
            <w:t>Tuesday</w:t>
          </w:r>
        </w:p>
      </w:docPartBody>
    </w:docPart>
    <w:docPart>
      <w:docPartPr>
        <w:name w:val="59F9830A317840DDB34865D3C3F9E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237AD-DB8E-4A1B-96BD-E08786A7F0E6}"/>
      </w:docPartPr>
      <w:docPartBody>
        <w:p w:rsidR="003969B5" w:rsidRDefault="003969B5">
          <w:pPr>
            <w:pStyle w:val="59F9830A317840DDB34865D3C3F9EA86"/>
          </w:pPr>
          <w:r>
            <w:t>Wednesday</w:t>
          </w:r>
        </w:p>
      </w:docPartBody>
    </w:docPart>
    <w:docPart>
      <w:docPartPr>
        <w:name w:val="3BFE9F89B9DA4B92BDA26C3230BF3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F51EC-2D24-44B0-8EBC-0F9952555F7C}"/>
      </w:docPartPr>
      <w:docPartBody>
        <w:p w:rsidR="003969B5" w:rsidRDefault="003969B5">
          <w:pPr>
            <w:pStyle w:val="3BFE9F89B9DA4B92BDA26C3230BF3715"/>
          </w:pPr>
          <w:r>
            <w:t>Thursday</w:t>
          </w:r>
        </w:p>
      </w:docPartBody>
    </w:docPart>
    <w:docPart>
      <w:docPartPr>
        <w:name w:val="4C7C6A9D22DE4EF6BB9158462F29C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9921B-429E-41E8-8B5D-4668CC50B09E}"/>
      </w:docPartPr>
      <w:docPartBody>
        <w:p w:rsidR="003969B5" w:rsidRDefault="003969B5">
          <w:pPr>
            <w:pStyle w:val="4C7C6A9D22DE4EF6BB9158462F29C557"/>
          </w:pPr>
          <w:r>
            <w:t>Friday</w:t>
          </w:r>
        </w:p>
      </w:docPartBody>
    </w:docPart>
    <w:docPart>
      <w:docPartPr>
        <w:name w:val="4C9CC59E97714057BC2311D3822E8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6DED9-D39E-4297-9AA2-B361BD9D0501}"/>
      </w:docPartPr>
      <w:docPartBody>
        <w:p w:rsidR="003969B5" w:rsidRDefault="003969B5">
          <w:pPr>
            <w:pStyle w:val="4C9CC59E97714057BC2311D3822E881F"/>
          </w:pPr>
          <w:r>
            <w:t>Saturday</w:t>
          </w:r>
        </w:p>
      </w:docPartBody>
    </w:docPart>
    <w:docPart>
      <w:docPartPr>
        <w:name w:val="8DE7C1943A9047328C603661F66C0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FC72B-828E-4DBB-B66C-069FDFBF0FAA}"/>
      </w:docPartPr>
      <w:docPartBody>
        <w:p w:rsidR="003969B5" w:rsidRDefault="003969B5">
          <w:pPr>
            <w:pStyle w:val="8DE7C1943A9047328C603661F66C0A6F"/>
          </w:pPr>
          <w:r>
            <w:t>Subtitle</w:t>
          </w:r>
        </w:p>
      </w:docPartBody>
    </w:docPart>
    <w:docPart>
      <w:docPartPr>
        <w:name w:val="D7FAC7B358784D359FAFB23D517EA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519F7-62BF-4B98-96B2-BEEC9BA2472D}"/>
      </w:docPartPr>
      <w:docPartBody>
        <w:p w:rsidR="003969B5" w:rsidRDefault="003969B5">
          <w:pPr>
            <w:pStyle w:val="D7FAC7B358784D359FAFB23D517EA249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746FC6EDFAF441F2BF3A1C91D403F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018CA-E8E2-4DF7-BDCB-9411E99264F2}"/>
      </w:docPartPr>
      <w:docPartBody>
        <w:p w:rsidR="003969B5" w:rsidRDefault="003969B5">
          <w:pPr>
            <w:pStyle w:val="746FC6EDFAF441F2BF3A1C91D403FFE6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8CA773435A7B44F1B16A4EE2F5F41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491C1-7B8E-4E0D-8691-76067D3B1FAD}"/>
      </w:docPartPr>
      <w:docPartBody>
        <w:p w:rsidR="003969B5" w:rsidRDefault="003969B5">
          <w:pPr>
            <w:pStyle w:val="8CA773435A7B44F1B16A4EE2F5F4198F"/>
          </w:pPr>
          <w:r>
            <w:t>Sunday</w:t>
          </w:r>
        </w:p>
      </w:docPartBody>
    </w:docPart>
    <w:docPart>
      <w:docPartPr>
        <w:name w:val="AB0A69F8C8074952BCEC9B478DE0E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FF9F3-219B-441E-A33E-C50DB3ABEDE4}"/>
      </w:docPartPr>
      <w:docPartBody>
        <w:p w:rsidR="003969B5" w:rsidRDefault="003969B5">
          <w:pPr>
            <w:pStyle w:val="AB0A69F8C8074952BCEC9B478DE0E9AA"/>
          </w:pPr>
          <w:r>
            <w:t>Monday</w:t>
          </w:r>
        </w:p>
      </w:docPartBody>
    </w:docPart>
    <w:docPart>
      <w:docPartPr>
        <w:name w:val="02053D536FA447438B1B84AA15B01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331EF-FEA8-45E3-99BA-082E9709B82B}"/>
      </w:docPartPr>
      <w:docPartBody>
        <w:p w:rsidR="003969B5" w:rsidRDefault="003969B5">
          <w:pPr>
            <w:pStyle w:val="02053D536FA447438B1B84AA15B01A4E"/>
          </w:pPr>
          <w:r>
            <w:t>Tuesday</w:t>
          </w:r>
        </w:p>
      </w:docPartBody>
    </w:docPart>
    <w:docPart>
      <w:docPartPr>
        <w:name w:val="45B81A1B3ED04223A0C401466092F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F2FAB-921C-42D6-A9D2-5B817BD31C8F}"/>
      </w:docPartPr>
      <w:docPartBody>
        <w:p w:rsidR="003969B5" w:rsidRDefault="003969B5">
          <w:pPr>
            <w:pStyle w:val="45B81A1B3ED04223A0C401466092F61E"/>
          </w:pPr>
          <w:r>
            <w:t>Wednesday</w:t>
          </w:r>
        </w:p>
      </w:docPartBody>
    </w:docPart>
    <w:docPart>
      <w:docPartPr>
        <w:name w:val="B1EE1F94507147128D7384256C954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2462F-5BF3-4BE8-AFF3-193782869760}"/>
      </w:docPartPr>
      <w:docPartBody>
        <w:p w:rsidR="003969B5" w:rsidRDefault="003969B5">
          <w:pPr>
            <w:pStyle w:val="B1EE1F94507147128D7384256C95425C"/>
          </w:pPr>
          <w:r>
            <w:t>Thursday</w:t>
          </w:r>
        </w:p>
      </w:docPartBody>
    </w:docPart>
    <w:docPart>
      <w:docPartPr>
        <w:name w:val="F7330D8FBA6041C38EA7F602B169B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12C85-82C2-4579-A5DA-1409180363E3}"/>
      </w:docPartPr>
      <w:docPartBody>
        <w:p w:rsidR="003969B5" w:rsidRDefault="003969B5">
          <w:pPr>
            <w:pStyle w:val="F7330D8FBA6041C38EA7F602B169BA3F"/>
          </w:pPr>
          <w:r>
            <w:t>Friday</w:t>
          </w:r>
        </w:p>
      </w:docPartBody>
    </w:docPart>
    <w:docPart>
      <w:docPartPr>
        <w:name w:val="9D435EA2834F403C9F137166D0B65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CDDF2-FA3B-418E-8842-17DE96E8FEDE}"/>
      </w:docPartPr>
      <w:docPartBody>
        <w:p w:rsidR="003969B5" w:rsidRDefault="003969B5">
          <w:pPr>
            <w:pStyle w:val="9D435EA2834F403C9F137166D0B659A2"/>
          </w:pPr>
          <w:r>
            <w:t>Saturday</w:t>
          </w:r>
        </w:p>
      </w:docPartBody>
    </w:docPart>
    <w:docPart>
      <w:docPartPr>
        <w:name w:val="98F388CAD328429FB41AE2AFDF336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6381F-519A-4FA9-BAD8-521AEB3C7FBF}"/>
      </w:docPartPr>
      <w:docPartBody>
        <w:p w:rsidR="003969B5" w:rsidRDefault="003969B5">
          <w:pPr>
            <w:pStyle w:val="98F388CAD328429FB41AE2AFDF336D0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20BE438E1A4149FD87541B63C404C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8B0F3-203B-4898-8E35-515652D28F25}"/>
      </w:docPartPr>
      <w:docPartBody>
        <w:p w:rsidR="003969B5" w:rsidRDefault="003969B5">
          <w:pPr>
            <w:pStyle w:val="20BE438E1A4149FD87541B63C404C3DF"/>
          </w:pPr>
          <w:r>
            <w:t>Subtitle</w:t>
          </w:r>
        </w:p>
      </w:docPartBody>
    </w:docPart>
    <w:docPart>
      <w:docPartPr>
        <w:name w:val="783C4E3A93EA443F839EC97A5FF8C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E1CBB-92D2-43C6-92FC-E1568D89EEC7}"/>
      </w:docPartPr>
      <w:docPartBody>
        <w:p w:rsidR="003969B5" w:rsidRDefault="003969B5">
          <w:pPr>
            <w:pStyle w:val="783C4E3A93EA443F839EC97A5FF8CE84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A9DB1558608A41F595D7B72C9E164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E73EF-A767-4E54-838F-2762EE52322F}"/>
      </w:docPartPr>
      <w:docPartBody>
        <w:p w:rsidR="003969B5" w:rsidRDefault="003969B5">
          <w:pPr>
            <w:pStyle w:val="A9DB1558608A41F595D7B72C9E16400A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4CC720D6A41E4AA8A0498DEEE9D62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675D0-AAFB-4AD5-BAEA-FDC35BF35E2A}"/>
      </w:docPartPr>
      <w:docPartBody>
        <w:p w:rsidR="003969B5" w:rsidRDefault="003969B5">
          <w:pPr>
            <w:pStyle w:val="4CC720D6A41E4AA8A0498DEEE9D62DFE"/>
          </w:pPr>
          <w:r>
            <w:t>Sunday</w:t>
          </w:r>
        </w:p>
      </w:docPartBody>
    </w:docPart>
    <w:docPart>
      <w:docPartPr>
        <w:name w:val="FEDBE77AE7F74AE9AECABEF5ABEDA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EEC95-FC79-4B1E-A82B-5D5D6741917C}"/>
      </w:docPartPr>
      <w:docPartBody>
        <w:p w:rsidR="003969B5" w:rsidRDefault="003969B5">
          <w:pPr>
            <w:pStyle w:val="FEDBE77AE7F74AE9AECABEF5ABEDA863"/>
          </w:pPr>
          <w:r>
            <w:t>Monday</w:t>
          </w:r>
        </w:p>
      </w:docPartBody>
    </w:docPart>
    <w:docPart>
      <w:docPartPr>
        <w:name w:val="A8198FE9A1F64728BD9BD61E08A0D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88DA5-DCA6-4629-BEF3-118FD64AC5D2}"/>
      </w:docPartPr>
      <w:docPartBody>
        <w:p w:rsidR="003969B5" w:rsidRDefault="003969B5">
          <w:pPr>
            <w:pStyle w:val="A8198FE9A1F64728BD9BD61E08A0DDE2"/>
          </w:pPr>
          <w:r>
            <w:t>Tuesday</w:t>
          </w:r>
        </w:p>
      </w:docPartBody>
    </w:docPart>
    <w:docPart>
      <w:docPartPr>
        <w:name w:val="06070D6332E046D59EE7FFAAD2263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C48DD-9F8D-4147-A10C-69AD29905E3E}"/>
      </w:docPartPr>
      <w:docPartBody>
        <w:p w:rsidR="003969B5" w:rsidRDefault="003969B5">
          <w:pPr>
            <w:pStyle w:val="06070D6332E046D59EE7FFAAD226366C"/>
          </w:pPr>
          <w:r>
            <w:t>Wednesday</w:t>
          </w:r>
        </w:p>
      </w:docPartBody>
    </w:docPart>
    <w:docPart>
      <w:docPartPr>
        <w:name w:val="D9E4CAF4F901497580EB74F1DD0E0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B31CC-09A2-404E-96EE-174544B88986}"/>
      </w:docPartPr>
      <w:docPartBody>
        <w:p w:rsidR="003969B5" w:rsidRDefault="003969B5">
          <w:pPr>
            <w:pStyle w:val="D9E4CAF4F901497580EB74F1DD0E0CE6"/>
          </w:pPr>
          <w:r>
            <w:t>Thursday</w:t>
          </w:r>
        </w:p>
      </w:docPartBody>
    </w:docPart>
    <w:docPart>
      <w:docPartPr>
        <w:name w:val="54C8F0B9CF444DF58E3E01D54CF50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A37B9-E69F-4932-99D8-EB7EA003BB4C}"/>
      </w:docPartPr>
      <w:docPartBody>
        <w:p w:rsidR="003969B5" w:rsidRDefault="003969B5">
          <w:pPr>
            <w:pStyle w:val="54C8F0B9CF444DF58E3E01D54CF50B09"/>
          </w:pPr>
          <w:r>
            <w:t>Friday</w:t>
          </w:r>
        </w:p>
      </w:docPartBody>
    </w:docPart>
    <w:docPart>
      <w:docPartPr>
        <w:name w:val="A347DF61344D4351B620300069AAD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6337A-3FAB-4626-AC24-2DA70F6468F1}"/>
      </w:docPartPr>
      <w:docPartBody>
        <w:p w:rsidR="003969B5" w:rsidRDefault="003969B5">
          <w:pPr>
            <w:pStyle w:val="A347DF61344D4351B620300069AADCDA"/>
          </w:pPr>
          <w:r>
            <w:t>Saturday</w:t>
          </w:r>
        </w:p>
      </w:docPartBody>
    </w:docPart>
    <w:docPart>
      <w:docPartPr>
        <w:name w:val="03D1E34D2D804EACB09438EB8A144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9E04E-76BB-4B5D-8155-074E13266A86}"/>
      </w:docPartPr>
      <w:docPartBody>
        <w:p w:rsidR="003969B5" w:rsidRDefault="003969B5">
          <w:pPr>
            <w:pStyle w:val="03D1E34D2D804EACB09438EB8A144CA7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099C8A30689C4D71B8665AD15FA7A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9450-8913-4F8D-8C05-401B4682B90F}"/>
      </w:docPartPr>
      <w:docPartBody>
        <w:p w:rsidR="003969B5" w:rsidRDefault="003969B5">
          <w:pPr>
            <w:pStyle w:val="099C8A30689C4D71B8665AD15FA7A581"/>
          </w:pPr>
          <w:r>
            <w:t>Subtitle</w:t>
          </w:r>
        </w:p>
      </w:docPartBody>
    </w:docPart>
    <w:docPart>
      <w:docPartPr>
        <w:name w:val="7FA3759D11084873A5BE02D3DBE71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1FBD5-0CA8-4D66-A2C4-2C47EB1253C2}"/>
      </w:docPartPr>
      <w:docPartBody>
        <w:p w:rsidR="003969B5" w:rsidRDefault="003969B5">
          <w:pPr>
            <w:pStyle w:val="7FA3759D11084873A5BE02D3DBE71D4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D04C019B87C24BA48AE70F2E62BAD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87AD2-48A0-4095-87B9-4C0ED718A01B}"/>
      </w:docPartPr>
      <w:docPartBody>
        <w:p w:rsidR="003969B5" w:rsidRDefault="003969B5">
          <w:pPr>
            <w:pStyle w:val="D04C019B87C24BA48AE70F2E62BADAD1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5B115009EBC4423584D1BA658F47B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D7137-E895-4D28-979B-DE91169DE046}"/>
      </w:docPartPr>
      <w:docPartBody>
        <w:p w:rsidR="003969B5" w:rsidRDefault="003969B5">
          <w:pPr>
            <w:pStyle w:val="5B115009EBC4423584D1BA658F47B1BC"/>
          </w:pPr>
          <w:r>
            <w:t>Sunday</w:t>
          </w:r>
        </w:p>
      </w:docPartBody>
    </w:docPart>
    <w:docPart>
      <w:docPartPr>
        <w:name w:val="BB5AF3E1EE2A4FBBABEA316C491CD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365D6-76D0-4331-A7BB-411DEE072AAA}"/>
      </w:docPartPr>
      <w:docPartBody>
        <w:p w:rsidR="003969B5" w:rsidRDefault="003969B5">
          <w:pPr>
            <w:pStyle w:val="BB5AF3E1EE2A4FBBABEA316C491CDE6E"/>
          </w:pPr>
          <w:r>
            <w:t>Monday</w:t>
          </w:r>
        </w:p>
      </w:docPartBody>
    </w:docPart>
    <w:docPart>
      <w:docPartPr>
        <w:name w:val="3D756F3E5D404639B9868982A8F95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F199-9F98-46DE-93AB-D2514CA0C7F7}"/>
      </w:docPartPr>
      <w:docPartBody>
        <w:p w:rsidR="003969B5" w:rsidRDefault="003969B5">
          <w:pPr>
            <w:pStyle w:val="3D756F3E5D404639B9868982A8F95F53"/>
          </w:pPr>
          <w:r>
            <w:t>Tuesday</w:t>
          </w:r>
        </w:p>
      </w:docPartBody>
    </w:docPart>
    <w:docPart>
      <w:docPartPr>
        <w:name w:val="81504875760E4CBDBB724547C4CD8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980CA-E7B6-4295-9C12-AC541F618AF3}"/>
      </w:docPartPr>
      <w:docPartBody>
        <w:p w:rsidR="003969B5" w:rsidRDefault="003969B5">
          <w:pPr>
            <w:pStyle w:val="81504875760E4CBDBB724547C4CD8FE9"/>
          </w:pPr>
          <w:r>
            <w:t>Wednesday</w:t>
          </w:r>
        </w:p>
      </w:docPartBody>
    </w:docPart>
    <w:docPart>
      <w:docPartPr>
        <w:name w:val="92E545F3A27143859462431BBFB1A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51D76-A672-4847-9EF0-218D094CF7AB}"/>
      </w:docPartPr>
      <w:docPartBody>
        <w:p w:rsidR="003969B5" w:rsidRDefault="003969B5">
          <w:pPr>
            <w:pStyle w:val="92E545F3A27143859462431BBFB1A7AE"/>
          </w:pPr>
          <w:r>
            <w:t>Thursday</w:t>
          </w:r>
        </w:p>
      </w:docPartBody>
    </w:docPart>
    <w:docPart>
      <w:docPartPr>
        <w:name w:val="E590CD4A3EB544889AC733A59D8FF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E7A2A-183D-4927-8096-14ACE4FE63AF}"/>
      </w:docPartPr>
      <w:docPartBody>
        <w:p w:rsidR="003969B5" w:rsidRDefault="003969B5">
          <w:pPr>
            <w:pStyle w:val="E590CD4A3EB544889AC733A59D8FF6B2"/>
          </w:pPr>
          <w:r>
            <w:t>Friday</w:t>
          </w:r>
        </w:p>
      </w:docPartBody>
    </w:docPart>
    <w:docPart>
      <w:docPartPr>
        <w:name w:val="AB65A2438E644B9EB4F07541819B6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AFABB-4DAD-45CF-822D-76E33850847B}"/>
      </w:docPartPr>
      <w:docPartBody>
        <w:p w:rsidR="003969B5" w:rsidRDefault="003969B5">
          <w:pPr>
            <w:pStyle w:val="AB65A2438E644B9EB4F07541819B622A"/>
          </w:pPr>
          <w:r>
            <w:t>Saturday</w:t>
          </w:r>
        </w:p>
      </w:docPartBody>
    </w:docPart>
    <w:docPart>
      <w:docPartPr>
        <w:name w:val="AF11246D2C0E43669B6CBD7F0C06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C1351-FD86-441D-8BFA-6D5FB0907300}"/>
      </w:docPartPr>
      <w:docPartBody>
        <w:p w:rsidR="003969B5" w:rsidRDefault="003969B5">
          <w:pPr>
            <w:pStyle w:val="AF11246D2C0E43669B6CBD7F0C0622CD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007F06B9C5F044AD91FBF483859CC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F3125-6585-49F3-B770-FFC5C34554A7}"/>
      </w:docPartPr>
      <w:docPartBody>
        <w:p w:rsidR="003969B5" w:rsidRDefault="003969B5">
          <w:pPr>
            <w:pStyle w:val="007F06B9C5F044AD91FBF483859CC70F"/>
          </w:pPr>
          <w:r>
            <w:t>Subtitle</w:t>
          </w:r>
        </w:p>
      </w:docPartBody>
    </w:docPart>
    <w:docPart>
      <w:docPartPr>
        <w:name w:val="5148624A4DC84918BB2B68D7B18A1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2D81E-9A38-4DB3-9D7F-9FFF084F06C5}"/>
      </w:docPartPr>
      <w:docPartBody>
        <w:p w:rsidR="003969B5" w:rsidRDefault="003969B5">
          <w:pPr>
            <w:pStyle w:val="5148624A4DC84918BB2B68D7B18A11F0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5DF720BFB66A49CCA26B20A6E193A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4B4DA-ECFF-4DDA-A211-65EA04C35A5B}"/>
      </w:docPartPr>
      <w:docPartBody>
        <w:p w:rsidR="003969B5" w:rsidRDefault="003969B5">
          <w:pPr>
            <w:pStyle w:val="5DF720BFB66A49CCA26B20A6E193A9E3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B5E155E05B7F46C8BF0D941A7FDC0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28F95-9882-42E3-A347-825AA6B94388}"/>
      </w:docPartPr>
      <w:docPartBody>
        <w:p w:rsidR="003969B5" w:rsidRDefault="003969B5">
          <w:pPr>
            <w:pStyle w:val="B5E155E05B7F46C8BF0D941A7FDC02C6"/>
          </w:pPr>
          <w:r>
            <w:t>Sunday</w:t>
          </w:r>
        </w:p>
      </w:docPartBody>
    </w:docPart>
    <w:docPart>
      <w:docPartPr>
        <w:name w:val="0ACB6925C0A74B73B0984AC49A480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76D87-192E-4804-BD0B-F8F53B2B934B}"/>
      </w:docPartPr>
      <w:docPartBody>
        <w:p w:rsidR="003969B5" w:rsidRDefault="003969B5">
          <w:pPr>
            <w:pStyle w:val="0ACB6925C0A74B73B0984AC49A48079C"/>
          </w:pPr>
          <w:r>
            <w:t>Monday</w:t>
          </w:r>
        </w:p>
      </w:docPartBody>
    </w:docPart>
    <w:docPart>
      <w:docPartPr>
        <w:name w:val="77EA0F98F4A5424CA044C0618E693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45BAF-9E47-412C-B4D4-2EA4C1AF89B6}"/>
      </w:docPartPr>
      <w:docPartBody>
        <w:p w:rsidR="003969B5" w:rsidRDefault="003969B5">
          <w:pPr>
            <w:pStyle w:val="77EA0F98F4A5424CA044C0618E693452"/>
          </w:pPr>
          <w:r>
            <w:t>Tuesday</w:t>
          </w:r>
        </w:p>
      </w:docPartBody>
    </w:docPart>
    <w:docPart>
      <w:docPartPr>
        <w:name w:val="A27AC18208A841C09886882776120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9F678-9A01-4F25-A7E2-FA9E712D62FB}"/>
      </w:docPartPr>
      <w:docPartBody>
        <w:p w:rsidR="003969B5" w:rsidRDefault="003969B5">
          <w:pPr>
            <w:pStyle w:val="A27AC18208A841C09886882776120536"/>
          </w:pPr>
          <w:r>
            <w:t>Wednesday</w:t>
          </w:r>
        </w:p>
      </w:docPartBody>
    </w:docPart>
    <w:docPart>
      <w:docPartPr>
        <w:name w:val="056D13A0A4A743419BCBFB83DC98F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22098-736B-4926-B41F-D35B2299D320}"/>
      </w:docPartPr>
      <w:docPartBody>
        <w:p w:rsidR="003969B5" w:rsidRDefault="003969B5">
          <w:pPr>
            <w:pStyle w:val="056D13A0A4A743419BCBFB83DC98F3D4"/>
          </w:pPr>
          <w:r>
            <w:t>Thursday</w:t>
          </w:r>
        </w:p>
      </w:docPartBody>
    </w:docPart>
    <w:docPart>
      <w:docPartPr>
        <w:name w:val="CFF9041E8A284A519B4B1028A1F94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A37D0-984D-47E4-9DD7-9856BB2DE830}"/>
      </w:docPartPr>
      <w:docPartBody>
        <w:p w:rsidR="003969B5" w:rsidRDefault="003969B5">
          <w:pPr>
            <w:pStyle w:val="CFF9041E8A284A519B4B1028A1F94715"/>
          </w:pPr>
          <w:r>
            <w:t>Friday</w:t>
          </w:r>
        </w:p>
      </w:docPartBody>
    </w:docPart>
    <w:docPart>
      <w:docPartPr>
        <w:name w:val="EF642F4FA1AC4FCC999A633E8472B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08F03-4C28-4493-9A22-3FB3BCFE0376}"/>
      </w:docPartPr>
      <w:docPartBody>
        <w:p w:rsidR="003969B5" w:rsidRDefault="003969B5">
          <w:pPr>
            <w:pStyle w:val="EF642F4FA1AC4FCC999A633E8472B498"/>
          </w:pPr>
          <w:r>
            <w:t>Saturday</w:t>
          </w:r>
        </w:p>
      </w:docPartBody>
    </w:docPart>
    <w:docPart>
      <w:docPartPr>
        <w:name w:val="545EE79E7B4C4F79825FF029C48FE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30CAB-95FE-46C4-B92B-495E45BC0ECA}"/>
      </w:docPartPr>
      <w:docPartBody>
        <w:p w:rsidR="003969B5" w:rsidRDefault="003969B5">
          <w:pPr>
            <w:pStyle w:val="545EE79E7B4C4F79825FF029C48FE53E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26DA30FC4058463DA95854B1C11E7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3EA88-355E-480F-BCE9-B5DA37CDB444}"/>
      </w:docPartPr>
      <w:docPartBody>
        <w:p w:rsidR="003969B5" w:rsidRDefault="003969B5">
          <w:pPr>
            <w:pStyle w:val="26DA30FC4058463DA95854B1C11E7488"/>
          </w:pPr>
          <w:r>
            <w:t>Subtitle</w:t>
          </w:r>
        </w:p>
      </w:docPartBody>
    </w:docPart>
    <w:docPart>
      <w:docPartPr>
        <w:name w:val="23073CB9F54E47E9AC9FEF0B6058A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1964C-4A83-4B09-987F-EFD7412155B9}"/>
      </w:docPartPr>
      <w:docPartBody>
        <w:p w:rsidR="003969B5" w:rsidRDefault="003969B5">
          <w:pPr>
            <w:pStyle w:val="23073CB9F54E47E9AC9FEF0B6058A84F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31029C9657AA49B19875509B0788E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7F0C4-6816-415A-BBA6-9048B6307129}"/>
      </w:docPartPr>
      <w:docPartBody>
        <w:p w:rsidR="003969B5" w:rsidRDefault="003969B5">
          <w:pPr>
            <w:pStyle w:val="31029C9657AA49B19875509B0788E13C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0E2518A1ADB04ADC8C4D9891EC51B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5A7C7-A95A-476E-BFBA-1984FC2A266E}"/>
      </w:docPartPr>
      <w:docPartBody>
        <w:p w:rsidR="003969B5" w:rsidRDefault="003969B5">
          <w:pPr>
            <w:pStyle w:val="0E2518A1ADB04ADC8C4D9891EC51B743"/>
          </w:pPr>
          <w:r>
            <w:t>Sunday</w:t>
          </w:r>
        </w:p>
      </w:docPartBody>
    </w:docPart>
    <w:docPart>
      <w:docPartPr>
        <w:name w:val="48B0D7FC7AB54CBBAD07069CF1B5B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A10AF-817E-4820-95C6-C336567784DF}"/>
      </w:docPartPr>
      <w:docPartBody>
        <w:p w:rsidR="003969B5" w:rsidRDefault="003969B5">
          <w:pPr>
            <w:pStyle w:val="48B0D7FC7AB54CBBAD07069CF1B5B4B4"/>
          </w:pPr>
          <w:r>
            <w:t>Monday</w:t>
          </w:r>
        </w:p>
      </w:docPartBody>
    </w:docPart>
    <w:docPart>
      <w:docPartPr>
        <w:name w:val="DF6A9B4A4416444D83E1F21552C4A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385F5-77A0-4B5B-989E-4DF572A19592}"/>
      </w:docPartPr>
      <w:docPartBody>
        <w:p w:rsidR="003969B5" w:rsidRDefault="003969B5">
          <w:pPr>
            <w:pStyle w:val="DF6A9B4A4416444D83E1F21552C4A367"/>
          </w:pPr>
          <w:r>
            <w:t>Tuesday</w:t>
          </w:r>
        </w:p>
      </w:docPartBody>
    </w:docPart>
    <w:docPart>
      <w:docPartPr>
        <w:name w:val="7231B5B6C36A4ABF8F1DE4C08613F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383DF-CF6E-4960-BEF8-4780DFDEE49B}"/>
      </w:docPartPr>
      <w:docPartBody>
        <w:p w:rsidR="003969B5" w:rsidRDefault="003969B5">
          <w:pPr>
            <w:pStyle w:val="7231B5B6C36A4ABF8F1DE4C08613F8D7"/>
          </w:pPr>
          <w:r>
            <w:t>Wednesday</w:t>
          </w:r>
        </w:p>
      </w:docPartBody>
    </w:docPart>
    <w:docPart>
      <w:docPartPr>
        <w:name w:val="60A338CAD60543A58A2AEF4CCE715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93AA7-827C-4884-BA19-5BDF8FF63E60}"/>
      </w:docPartPr>
      <w:docPartBody>
        <w:p w:rsidR="003969B5" w:rsidRDefault="003969B5">
          <w:pPr>
            <w:pStyle w:val="60A338CAD60543A58A2AEF4CCE715D2E"/>
          </w:pPr>
          <w:r>
            <w:t>Thursday</w:t>
          </w:r>
        </w:p>
      </w:docPartBody>
    </w:docPart>
    <w:docPart>
      <w:docPartPr>
        <w:name w:val="9B415FE15BCA495FBBD528D997AAD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AF3F3-C4DA-4D80-937C-C40453C8CB17}"/>
      </w:docPartPr>
      <w:docPartBody>
        <w:p w:rsidR="003969B5" w:rsidRDefault="003969B5">
          <w:pPr>
            <w:pStyle w:val="9B415FE15BCA495FBBD528D997AAD99E"/>
          </w:pPr>
          <w:r>
            <w:t>Friday</w:t>
          </w:r>
        </w:p>
      </w:docPartBody>
    </w:docPart>
    <w:docPart>
      <w:docPartPr>
        <w:name w:val="A1C01C2B3FFC442E80805223F4CFC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A9332-E923-471E-9354-F5ECFDDC3CB8}"/>
      </w:docPartPr>
      <w:docPartBody>
        <w:p w:rsidR="003969B5" w:rsidRDefault="003969B5">
          <w:pPr>
            <w:pStyle w:val="A1C01C2B3FFC442E80805223F4CFCB09"/>
          </w:pPr>
          <w:r>
            <w:t>Saturday</w:t>
          </w:r>
        </w:p>
      </w:docPartBody>
    </w:docPart>
    <w:docPart>
      <w:docPartPr>
        <w:name w:val="1B9674DE3D6942E2BE7A9CD1DC105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BDEC9-B0D2-4612-9A5E-4B74EF85FDCF}"/>
      </w:docPartPr>
      <w:docPartBody>
        <w:p w:rsidR="003969B5" w:rsidRDefault="003969B5">
          <w:pPr>
            <w:pStyle w:val="1B9674DE3D6942E2BE7A9CD1DC105F30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D49B1541FA4E4AF394F78CEBE2129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20EB1-BD40-4921-A6E4-5DF3C04F9EFF}"/>
      </w:docPartPr>
      <w:docPartBody>
        <w:p w:rsidR="007A0BAD" w:rsidRDefault="003969B5">
          <w:pPr>
            <w:pStyle w:val="D49B1541FA4E4AF394F78CEBE2129300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B5"/>
    <w:rsid w:val="00101AD0"/>
    <w:rsid w:val="00330D06"/>
    <w:rsid w:val="003969B5"/>
    <w:rsid w:val="005C4848"/>
    <w:rsid w:val="00772819"/>
    <w:rsid w:val="007A0BAD"/>
    <w:rsid w:val="00C52AFE"/>
    <w:rsid w:val="00E5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514831420841C7B4CB7FD407E75790">
    <w:name w:val="E4514831420841C7B4CB7FD407E75790"/>
  </w:style>
  <w:style w:type="paragraph" w:customStyle="1" w:styleId="7C93F2B7D38F406794C414882A856072">
    <w:name w:val="7C93F2B7D38F406794C414882A856072"/>
  </w:style>
  <w:style w:type="paragraph" w:customStyle="1" w:styleId="E1765A021EBE4035AEFCA3A72BDB778E">
    <w:name w:val="E1765A021EBE4035AEFCA3A72BDB778E"/>
  </w:style>
  <w:style w:type="paragraph" w:customStyle="1" w:styleId="06A7C39382764FB7A3B7E216339ECB20">
    <w:name w:val="06A7C39382764FB7A3B7E216339ECB20"/>
  </w:style>
  <w:style w:type="paragraph" w:customStyle="1" w:styleId="6601DB9931AF492E83545D859D593F7C">
    <w:name w:val="6601DB9931AF492E83545D859D593F7C"/>
  </w:style>
  <w:style w:type="paragraph" w:customStyle="1" w:styleId="5E86BA21ED894F25BC482D643F88198E">
    <w:name w:val="5E86BA21ED894F25BC482D643F88198E"/>
  </w:style>
  <w:style w:type="paragraph" w:customStyle="1" w:styleId="3A75EF705FC44A858E54759F24F588B7">
    <w:name w:val="3A75EF705FC44A858E54759F24F588B7"/>
  </w:style>
  <w:style w:type="paragraph" w:customStyle="1" w:styleId="7FD050A2716148D3B0B4517AB86C7D9D">
    <w:name w:val="7FD050A2716148D3B0B4517AB86C7D9D"/>
  </w:style>
  <w:style w:type="paragraph" w:customStyle="1" w:styleId="444AAE92B402432D9B8270EC318A57DA">
    <w:name w:val="444AAE92B402432D9B8270EC318A57DA"/>
  </w:style>
  <w:style w:type="paragraph" w:customStyle="1" w:styleId="C8C7343ECC854B5087E7CAE734C16C16">
    <w:name w:val="C8C7343ECC854B5087E7CAE734C16C16"/>
  </w:style>
  <w:style w:type="paragraph" w:customStyle="1" w:styleId="F9D1E2913A2B42028F6A2C9CBB4E23E1">
    <w:name w:val="F9D1E2913A2B42028F6A2C9CBB4E23E1"/>
  </w:style>
  <w:style w:type="paragraph" w:customStyle="1" w:styleId="E0B41A6CF54D4BF084FE09ABC948EBF1">
    <w:name w:val="E0B41A6CF54D4BF084FE09ABC948EBF1"/>
  </w:style>
  <w:style w:type="paragraph" w:customStyle="1" w:styleId="E97A93766F1246A7ACB23A9888E2ECFC">
    <w:name w:val="E97A93766F1246A7ACB23A9888E2ECFC"/>
  </w:style>
  <w:style w:type="paragraph" w:customStyle="1" w:styleId="C5F3BA04DDD54C67966992E7B97039E1">
    <w:name w:val="C5F3BA04DDD54C67966992E7B97039E1"/>
  </w:style>
  <w:style w:type="paragraph" w:customStyle="1" w:styleId="7F884D5F1E824717A9530AFEF3118EA3">
    <w:name w:val="7F884D5F1E824717A9530AFEF3118EA3"/>
  </w:style>
  <w:style w:type="paragraph" w:customStyle="1" w:styleId="8B335286036745858AFB93A1BC510E30">
    <w:name w:val="8B335286036745858AFB93A1BC510E30"/>
  </w:style>
  <w:style w:type="paragraph" w:customStyle="1" w:styleId="1621A981239B40B99C5E68CB42350220">
    <w:name w:val="1621A981239B40B99C5E68CB42350220"/>
  </w:style>
  <w:style w:type="paragraph" w:customStyle="1" w:styleId="4FD367F3E52B4D04BF77E42A9170A1AE">
    <w:name w:val="4FD367F3E52B4D04BF77E42A9170A1AE"/>
  </w:style>
  <w:style w:type="paragraph" w:customStyle="1" w:styleId="3060A32A196546FCB441D0D89FB6A727">
    <w:name w:val="3060A32A196546FCB441D0D89FB6A727"/>
  </w:style>
  <w:style w:type="paragraph" w:customStyle="1" w:styleId="0723F7FB7D234B4AA903A9364288C86A">
    <w:name w:val="0723F7FB7D234B4AA903A9364288C86A"/>
  </w:style>
  <w:style w:type="paragraph" w:customStyle="1" w:styleId="FC83BBDCF1A6460BA6680A1FECC71153">
    <w:name w:val="FC83BBDCF1A6460BA6680A1FECC71153"/>
  </w:style>
  <w:style w:type="paragraph" w:customStyle="1" w:styleId="64508A6D956144B6A7A25007922D5144">
    <w:name w:val="64508A6D956144B6A7A25007922D5144"/>
  </w:style>
  <w:style w:type="paragraph" w:customStyle="1" w:styleId="F70709CCE30B4BD387577C3A1DBFC85C">
    <w:name w:val="F70709CCE30B4BD387577C3A1DBFC85C"/>
  </w:style>
  <w:style w:type="paragraph" w:customStyle="1" w:styleId="1F6D4C2BC67749F58988C4475BE0106A">
    <w:name w:val="1F6D4C2BC67749F58988C4475BE0106A"/>
  </w:style>
  <w:style w:type="paragraph" w:customStyle="1" w:styleId="366D02867865480D9694C142B30DB0F8">
    <w:name w:val="366D02867865480D9694C142B30DB0F8"/>
  </w:style>
  <w:style w:type="paragraph" w:customStyle="1" w:styleId="3B7CDCCD83DF46229540E98966AD483F">
    <w:name w:val="3B7CDCCD83DF46229540E98966AD483F"/>
  </w:style>
  <w:style w:type="paragraph" w:customStyle="1" w:styleId="F379B38229CF49F593C7E29D2DF6787C">
    <w:name w:val="F379B38229CF49F593C7E29D2DF6787C"/>
  </w:style>
  <w:style w:type="paragraph" w:customStyle="1" w:styleId="EA5E8149C6C044E8AE249BB2CE202B79">
    <w:name w:val="EA5E8149C6C044E8AE249BB2CE202B79"/>
  </w:style>
  <w:style w:type="paragraph" w:customStyle="1" w:styleId="BF6C0F29F0EB4E0E934FA5B76879A53F">
    <w:name w:val="BF6C0F29F0EB4E0E934FA5B76879A53F"/>
  </w:style>
  <w:style w:type="paragraph" w:customStyle="1" w:styleId="8F169282515F4DBAAE2986A1C54C1678">
    <w:name w:val="8F169282515F4DBAAE2986A1C54C1678"/>
  </w:style>
  <w:style w:type="paragraph" w:customStyle="1" w:styleId="3EB1AF849D254ECC82CD5041DFF6D46F">
    <w:name w:val="3EB1AF849D254ECC82CD5041DFF6D46F"/>
  </w:style>
  <w:style w:type="paragraph" w:customStyle="1" w:styleId="1AF02AC269FA4792AD03DDED47542931">
    <w:name w:val="1AF02AC269FA4792AD03DDED47542931"/>
  </w:style>
  <w:style w:type="paragraph" w:customStyle="1" w:styleId="1D2265EC48F141B386084265E6F8B857">
    <w:name w:val="1D2265EC48F141B386084265E6F8B857"/>
  </w:style>
  <w:style w:type="paragraph" w:customStyle="1" w:styleId="6DFFC7B8A0014995B195B0BBD592ACCF">
    <w:name w:val="6DFFC7B8A0014995B195B0BBD592ACCF"/>
  </w:style>
  <w:style w:type="paragraph" w:customStyle="1" w:styleId="CFC8391C639E4DDF8276E931F54EDC51">
    <w:name w:val="CFC8391C639E4DDF8276E931F54EDC51"/>
  </w:style>
  <w:style w:type="paragraph" w:customStyle="1" w:styleId="460540E611924BF1A96D20DA7F8041CC">
    <w:name w:val="460540E611924BF1A96D20DA7F8041CC"/>
  </w:style>
  <w:style w:type="paragraph" w:customStyle="1" w:styleId="4CB1CEC92BC24A7091BE5B6150D74D54">
    <w:name w:val="4CB1CEC92BC24A7091BE5B6150D74D54"/>
  </w:style>
  <w:style w:type="paragraph" w:customStyle="1" w:styleId="FA87CB37DD0D4191BDFFD70E60C11557">
    <w:name w:val="FA87CB37DD0D4191BDFFD70E60C11557"/>
  </w:style>
  <w:style w:type="paragraph" w:customStyle="1" w:styleId="BCAC571764964A70ABF7EEAC95BA9C8A">
    <w:name w:val="BCAC571764964A70ABF7EEAC95BA9C8A"/>
  </w:style>
  <w:style w:type="paragraph" w:customStyle="1" w:styleId="3173DFE5A2964F83BC60689509EEAD88">
    <w:name w:val="3173DFE5A2964F83BC60689509EEAD88"/>
  </w:style>
  <w:style w:type="paragraph" w:customStyle="1" w:styleId="5FD7E0962B2949FD85B7D59770F2EFA1">
    <w:name w:val="5FD7E0962B2949FD85B7D59770F2EFA1"/>
  </w:style>
  <w:style w:type="paragraph" w:customStyle="1" w:styleId="FB7F368F3B6846B48866D82B83A921CA">
    <w:name w:val="FB7F368F3B6846B48866D82B83A921CA"/>
  </w:style>
  <w:style w:type="paragraph" w:customStyle="1" w:styleId="2F1757323D7E447997D2AD583D36AB1F">
    <w:name w:val="2F1757323D7E447997D2AD583D36AB1F"/>
  </w:style>
  <w:style w:type="paragraph" w:customStyle="1" w:styleId="8F72CC3D66A7495CB67B9383A1DDF64C">
    <w:name w:val="8F72CC3D66A7495CB67B9383A1DDF64C"/>
  </w:style>
  <w:style w:type="paragraph" w:customStyle="1" w:styleId="15F8795234194288A267EA6984887361">
    <w:name w:val="15F8795234194288A267EA6984887361"/>
  </w:style>
  <w:style w:type="paragraph" w:customStyle="1" w:styleId="10BC10C9E2DB4ABAB43A7E36A96B9FEA">
    <w:name w:val="10BC10C9E2DB4ABAB43A7E36A96B9FEA"/>
  </w:style>
  <w:style w:type="paragraph" w:customStyle="1" w:styleId="FCC46D1ABE6D4CCAAC4426A69D697C95">
    <w:name w:val="FCC46D1ABE6D4CCAAC4426A69D697C95"/>
  </w:style>
  <w:style w:type="paragraph" w:customStyle="1" w:styleId="AE3BFD0222D1446887A2C948B6B2FEB0">
    <w:name w:val="AE3BFD0222D1446887A2C948B6B2FEB0"/>
  </w:style>
  <w:style w:type="paragraph" w:customStyle="1" w:styleId="329EC3FED63E47E09B290C1F331E05E9">
    <w:name w:val="329EC3FED63E47E09B290C1F331E05E9"/>
  </w:style>
  <w:style w:type="paragraph" w:customStyle="1" w:styleId="FB30EA50B5634E8BB221AD09A86CD972">
    <w:name w:val="FB30EA50B5634E8BB221AD09A86CD972"/>
  </w:style>
  <w:style w:type="paragraph" w:customStyle="1" w:styleId="D5C41B9577B84FF4877A94BB996DF9B7">
    <w:name w:val="D5C41B9577B84FF4877A94BB996DF9B7"/>
  </w:style>
  <w:style w:type="paragraph" w:customStyle="1" w:styleId="9A451165E62D4F028B88E83D718A9F87">
    <w:name w:val="9A451165E62D4F028B88E83D718A9F87"/>
  </w:style>
  <w:style w:type="paragraph" w:customStyle="1" w:styleId="922BE22841464A378009E58D1B4462D1">
    <w:name w:val="922BE22841464A378009E58D1B4462D1"/>
  </w:style>
  <w:style w:type="paragraph" w:customStyle="1" w:styleId="C61E249C5EBA4ECAAD957EC2132E7EB7">
    <w:name w:val="C61E249C5EBA4ECAAD957EC2132E7EB7"/>
  </w:style>
  <w:style w:type="paragraph" w:customStyle="1" w:styleId="6F5A64FACCD847FDB690AC07B909FFD5">
    <w:name w:val="6F5A64FACCD847FDB690AC07B909FFD5"/>
  </w:style>
  <w:style w:type="paragraph" w:customStyle="1" w:styleId="0DC8D1D1816E41CABA8FE4A1D85340B7">
    <w:name w:val="0DC8D1D1816E41CABA8FE4A1D85340B7"/>
  </w:style>
  <w:style w:type="paragraph" w:customStyle="1" w:styleId="AEF54B5B052545AAB3B79F02F69E6EB7">
    <w:name w:val="AEF54B5B052545AAB3B79F02F69E6EB7"/>
  </w:style>
  <w:style w:type="paragraph" w:customStyle="1" w:styleId="508C5970A5364829B4C14C5D6C75F71B">
    <w:name w:val="508C5970A5364829B4C14C5D6C75F71B"/>
  </w:style>
  <w:style w:type="paragraph" w:customStyle="1" w:styleId="0D74F806CF8B4600A7DF16C5BCF990E0">
    <w:name w:val="0D74F806CF8B4600A7DF16C5BCF990E0"/>
  </w:style>
  <w:style w:type="paragraph" w:customStyle="1" w:styleId="78C33D24B07444F68E6E42268452E012">
    <w:name w:val="78C33D24B07444F68E6E42268452E012"/>
  </w:style>
  <w:style w:type="paragraph" w:customStyle="1" w:styleId="D277CA7183E14AAC89F3A4CC12C3C057">
    <w:name w:val="D277CA7183E14AAC89F3A4CC12C3C057"/>
  </w:style>
  <w:style w:type="paragraph" w:customStyle="1" w:styleId="165965AA6E53467FABE69CFB40097637">
    <w:name w:val="165965AA6E53467FABE69CFB40097637"/>
  </w:style>
  <w:style w:type="paragraph" w:customStyle="1" w:styleId="7AD0F92FB7D54CED817AD4973B2DD6D0">
    <w:name w:val="7AD0F92FB7D54CED817AD4973B2DD6D0"/>
  </w:style>
  <w:style w:type="paragraph" w:customStyle="1" w:styleId="37EB9372DD0D4283908E4B947F7DFDFA">
    <w:name w:val="37EB9372DD0D4283908E4B947F7DFDFA"/>
  </w:style>
  <w:style w:type="paragraph" w:customStyle="1" w:styleId="1836C33A5B2D455295FDB5FE43FFF954">
    <w:name w:val="1836C33A5B2D455295FDB5FE43FFF954"/>
  </w:style>
  <w:style w:type="paragraph" w:customStyle="1" w:styleId="42541CE109584127943AE73467211894">
    <w:name w:val="42541CE109584127943AE73467211894"/>
  </w:style>
  <w:style w:type="paragraph" w:customStyle="1" w:styleId="6FFA5ACB08F849F8861E4285F71930F3">
    <w:name w:val="6FFA5ACB08F849F8861E4285F71930F3"/>
  </w:style>
  <w:style w:type="paragraph" w:customStyle="1" w:styleId="26091792AC734B52A39AFA803C6B170C">
    <w:name w:val="26091792AC734B52A39AFA803C6B170C"/>
  </w:style>
  <w:style w:type="paragraph" w:customStyle="1" w:styleId="FF3ADE2E851345F6A8859C4A60982D9B">
    <w:name w:val="FF3ADE2E851345F6A8859C4A60982D9B"/>
  </w:style>
  <w:style w:type="paragraph" w:customStyle="1" w:styleId="24EC806648724C528A7267C2139D76A7">
    <w:name w:val="24EC806648724C528A7267C2139D76A7"/>
  </w:style>
  <w:style w:type="paragraph" w:customStyle="1" w:styleId="F42135464AE8421586F132018CCD4DC9">
    <w:name w:val="F42135464AE8421586F132018CCD4DC9"/>
  </w:style>
  <w:style w:type="paragraph" w:customStyle="1" w:styleId="BAB945C4F0DF4206BE63994DE4AD582B">
    <w:name w:val="BAB945C4F0DF4206BE63994DE4AD582B"/>
  </w:style>
  <w:style w:type="paragraph" w:customStyle="1" w:styleId="59F9830A317840DDB34865D3C3F9EA86">
    <w:name w:val="59F9830A317840DDB34865D3C3F9EA86"/>
  </w:style>
  <w:style w:type="paragraph" w:customStyle="1" w:styleId="3BFE9F89B9DA4B92BDA26C3230BF3715">
    <w:name w:val="3BFE9F89B9DA4B92BDA26C3230BF3715"/>
  </w:style>
  <w:style w:type="paragraph" w:customStyle="1" w:styleId="4C7C6A9D22DE4EF6BB9158462F29C557">
    <w:name w:val="4C7C6A9D22DE4EF6BB9158462F29C557"/>
  </w:style>
  <w:style w:type="paragraph" w:customStyle="1" w:styleId="4C9CC59E97714057BC2311D3822E881F">
    <w:name w:val="4C9CC59E97714057BC2311D3822E881F"/>
  </w:style>
  <w:style w:type="paragraph" w:customStyle="1" w:styleId="608860F2D31544459E8F80D7CD4E8DB4">
    <w:name w:val="608860F2D31544459E8F80D7CD4E8DB4"/>
  </w:style>
  <w:style w:type="paragraph" w:customStyle="1" w:styleId="8DE7C1943A9047328C603661F66C0A6F">
    <w:name w:val="8DE7C1943A9047328C603661F66C0A6F"/>
  </w:style>
  <w:style w:type="paragraph" w:customStyle="1" w:styleId="D7FAC7B358784D359FAFB23D517EA249">
    <w:name w:val="D7FAC7B358784D359FAFB23D517EA249"/>
  </w:style>
  <w:style w:type="paragraph" w:customStyle="1" w:styleId="746FC6EDFAF441F2BF3A1C91D403FFE6">
    <w:name w:val="746FC6EDFAF441F2BF3A1C91D403FFE6"/>
  </w:style>
  <w:style w:type="paragraph" w:customStyle="1" w:styleId="8CA773435A7B44F1B16A4EE2F5F4198F">
    <w:name w:val="8CA773435A7B44F1B16A4EE2F5F4198F"/>
  </w:style>
  <w:style w:type="paragraph" w:customStyle="1" w:styleId="AB0A69F8C8074952BCEC9B478DE0E9AA">
    <w:name w:val="AB0A69F8C8074952BCEC9B478DE0E9AA"/>
  </w:style>
  <w:style w:type="paragraph" w:customStyle="1" w:styleId="02053D536FA447438B1B84AA15B01A4E">
    <w:name w:val="02053D536FA447438B1B84AA15B01A4E"/>
  </w:style>
  <w:style w:type="paragraph" w:customStyle="1" w:styleId="45B81A1B3ED04223A0C401466092F61E">
    <w:name w:val="45B81A1B3ED04223A0C401466092F61E"/>
  </w:style>
  <w:style w:type="paragraph" w:customStyle="1" w:styleId="B1EE1F94507147128D7384256C95425C">
    <w:name w:val="B1EE1F94507147128D7384256C95425C"/>
  </w:style>
  <w:style w:type="paragraph" w:customStyle="1" w:styleId="F7330D8FBA6041C38EA7F602B169BA3F">
    <w:name w:val="F7330D8FBA6041C38EA7F602B169BA3F"/>
  </w:style>
  <w:style w:type="paragraph" w:customStyle="1" w:styleId="9D435EA2834F403C9F137166D0B659A2">
    <w:name w:val="9D435EA2834F403C9F137166D0B659A2"/>
  </w:style>
  <w:style w:type="paragraph" w:customStyle="1" w:styleId="98F388CAD328429FB41AE2AFDF336D04">
    <w:name w:val="98F388CAD328429FB41AE2AFDF336D04"/>
  </w:style>
  <w:style w:type="paragraph" w:customStyle="1" w:styleId="20BE438E1A4149FD87541B63C404C3DF">
    <w:name w:val="20BE438E1A4149FD87541B63C404C3DF"/>
  </w:style>
  <w:style w:type="paragraph" w:customStyle="1" w:styleId="783C4E3A93EA443F839EC97A5FF8CE84">
    <w:name w:val="783C4E3A93EA443F839EC97A5FF8CE84"/>
  </w:style>
  <w:style w:type="paragraph" w:customStyle="1" w:styleId="A9DB1558608A41F595D7B72C9E16400A">
    <w:name w:val="A9DB1558608A41F595D7B72C9E16400A"/>
  </w:style>
  <w:style w:type="paragraph" w:customStyle="1" w:styleId="4CC720D6A41E4AA8A0498DEEE9D62DFE">
    <w:name w:val="4CC720D6A41E4AA8A0498DEEE9D62DFE"/>
  </w:style>
  <w:style w:type="paragraph" w:customStyle="1" w:styleId="FEDBE77AE7F74AE9AECABEF5ABEDA863">
    <w:name w:val="FEDBE77AE7F74AE9AECABEF5ABEDA863"/>
  </w:style>
  <w:style w:type="paragraph" w:customStyle="1" w:styleId="A8198FE9A1F64728BD9BD61E08A0DDE2">
    <w:name w:val="A8198FE9A1F64728BD9BD61E08A0DDE2"/>
  </w:style>
  <w:style w:type="paragraph" w:customStyle="1" w:styleId="06070D6332E046D59EE7FFAAD226366C">
    <w:name w:val="06070D6332E046D59EE7FFAAD226366C"/>
  </w:style>
  <w:style w:type="paragraph" w:customStyle="1" w:styleId="D9E4CAF4F901497580EB74F1DD0E0CE6">
    <w:name w:val="D9E4CAF4F901497580EB74F1DD0E0CE6"/>
  </w:style>
  <w:style w:type="paragraph" w:customStyle="1" w:styleId="54C8F0B9CF444DF58E3E01D54CF50B09">
    <w:name w:val="54C8F0B9CF444DF58E3E01D54CF50B09"/>
  </w:style>
  <w:style w:type="paragraph" w:customStyle="1" w:styleId="A347DF61344D4351B620300069AADCDA">
    <w:name w:val="A347DF61344D4351B620300069AADCDA"/>
  </w:style>
  <w:style w:type="paragraph" w:customStyle="1" w:styleId="03D1E34D2D804EACB09438EB8A144CA7">
    <w:name w:val="03D1E34D2D804EACB09438EB8A144CA7"/>
  </w:style>
  <w:style w:type="paragraph" w:customStyle="1" w:styleId="099C8A30689C4D71B8665AD15FA7A581">
    <w:name w:val="099C8A30689C4D71B8665AD15FA7A581"/>
  </w:style>
  <w:style w:type="paragraph" w:customStyle="1" w:styleId="7FA3759D11084873A5BE02D3DBE71D4A">
    <w:name w:val="7FA3759D11084873A5BE02D3DBE71D4A"/>
  </w:style>
  <w:style w:type="paragraph" w:customStyle="1" w:styleId="D04C019B87C24BA48AE70F2E62BADAD1">
    <w:name w:val="D04C019B87C24BA48AE70F2E62BADAD1"/>
  </w:style>
  <w:style w:type="paragraph" w:customStyle="1" w:styleId="5B115009EBC4423584D1BA658F47B1BC">
    <w:name w:val="5B115009EBC4423584D1BA658F47B1BC"/>
  </w:style>
  <w:style w:type="paragraph" w:customStyle="1" w:styleId="BB5AF3E1EE2A4FBBABEA316C491CDE6E">
    <w:name w:val="BB5AF3E1EE2A4FBBABEA316C491CDE6E"/>
  </w:style>
  <w:style w:type="paragraph" w:customStyle="1" w:styleId="3D756F3E5D404639B9868982A8F95F53">
    <w:name w:val="3D756F3E5D404639B9868982A8F95F53"/>
  </w:style>
  <w:style w:type="paragraph" w:customStyle="1" w:styleId="81504875760E4CBDBB724547C4CD8FE9">
    <w:name w:val="81504875760E4CBDBB724547C4CD8FE9"/>
  </w:style>
  <w:style w:type="paragraph" w:customStyle="1" w:styleId="92E545F3A27143859462431BBFB1A7AE">
    <w:name w:val="92E545F3A27143859462431BBFB1A7AE"/>
  </w:style>
  <w:style w:type="paragraph" w:customStyle="1" w:styleId="E590CD4A3EB544889AC733A59D8FF6B2">
    <w:name w:val="E590CD4A3EB544889AC733A59D8FF6B2"/>
  </w:style>
  <w:style w:type="paragraph" w:customStyle="1" w:styleId="AB65A2438E644B9EB4F07541819B622A">
    <w:name w:val="AB65A2438E644B9EB4F07541819B622A"/>
  </w:style>
  <w:style w:type="paragraph" w:customStyle="1" w:styleId="AF11246D2C0E43669B6CBD7F0C0622CD">
    <w:name w:val="AF11246D2C0E43669B6CBD7F0C0622CD"/>
  </w:style>
  <w:style w:type="paragraph" w:customStyle="1" w:styleId="007F06B9C5F044AD91FBF483859CC70F">
    <w:name w:val="007F06B9C5F044AD91FBF483859CC70F"/>
  </w:style>
  <w:style w:type="paragraph" w:customStyle="1" w:styleId="5148624A4DC84918BB2B68D7B18A11F0">
    <w:name w:val="5148624A4DC84918BB2B68D7B18A11F0"/>
  </w:style>
  <w:style w:type="paragraph" w:customStyle="1" w:styleId="5DF720BFB66A49CCA26B20A6E193A9E3">
    <w:name w:val="5DF720BFB66A49CCA26B20A6E193A9E3"/>
  </w:style>
  <w:style w:type="paragraph" w:customStyle="1" w:styleId="B5E155E05B7F46C8BF0D941A7FDC02C6">
    <w:name w:val="B5E155E05B7F46C8BF0D941A7FDC02C6"/>
  </w:style>
  <w:style w:type="paragraph" w:customStyle="1" w:styleId="0ACB6925C0A74B73B0984AC49A48079C">
    <w:name w:val="0ACB6925C0A74B73B0984AC49A48079C"/>
  </w:style>
  <w:style w:type="paragraph" w:customStyle="1" w:styleId="77EA0F98F4A5424CA044C0618E693452">
    <w:name w:val="77EA0F98F4A5424CA044C0618E693452"/>
  </w:style>
  <w:style w:type="paragraph" w:customStyle="1" w:styleId="A27AC18208A841C09886882776120536">
    <w:name w:val="A27AC18208A841C09886882776120536"/>
  </w:style>
  <w:style w:type="paragraph" w:customStyle="1" w:styleId="056D13A0A4A743419BCBFB83DC98F3D4">
    <w:name w:val="056D13A0A4A743419BCBFB83DC98F3D4"/>
  </w:style>
  <w:style w:type="paragraph" w:customStyle="1" w:styleId="CFF9041E8A284A519B4B1028A1F94715">
    <w:name w:val="CFF9041E8A284A519B4B1028A1F94715"/>
  </w:style>
  <w:style w:type="paragraph" w:customStyle="1" w:styleId="EF642F4FA1AC4FCC999A633E8472B498">
    <w:name w:val="EF642F4FA1AC4FCC999A633E8472B498"/>
  </w:style>
  <w:style w:type="paragraph" w:customStyle="1" w:styleId="545EE79E7B4C4F79825FF029C48FE53E">
    <w:name w:val="545EE79E7B4C4F79825FF029C48FE53E"/>
  </w:style>
  <w:style w:type="paragraph" w:customStyle="1" w:styleId="26DA30FC4058463DA95854B1C11E7488">
    <w:name w:val="26DA30FC4058463DA95854B1C11E7488"/>
  </w:style>
  <w:style w:type="paragraph" w:customStyle="1" w:styleId="23073CB9F54E47E9AC9FEF0B6058A84F">
    <w:name w:val="23073CB9F54E47E9AC9FEF0B6058A84F"/>
  </w:style>
  <w:style w:type="paragraph" w:customStyle="1" w:styleId="31029C9657AA49B19875509B0788E13C">
    <w:name w:val="31029C9657AA49B19875509B0788E13C"/>
  </w:style>
  <w:style w:type="paragraph" w:customStyle="1" w:styleId="0E2518A1ADB04ADC8C4D9891EC51B743">
    <w:name w:val="0E2518A1ADB04ADC8C4D9891EC51B743"/>
  </w:style>
  <w:style w:type="paragraph" w:customStyle="1" w:styleId="48B0D7FC7AB54CBBAD07069CF1B5B4B4">
    <w:name w:val="48B0D7FC7AB54CBBAD07069CF1B5B4B4"/>
  </w:style>
  <w:style w:type="paragraph" w:customStyle="1" w:styleId="DF6A9B4A4416444D83E1F21552C4A367">
    <w:name w:val="DF6A9B4A4416444D83E1F21552C4A367"/>
  </w:style>
  <w:style w:type="paragraph" w:customStyle="1" w:styleId="7231B5B6C36A4ABF8F1DE4C08613F8D7">
    <w:name w:val="7231B5B6C36A4ABF8F1DE4C08613F8D7"/>
  </w:style>
  <w:style w:type="paragraph" w:customStyle="1" w:styleId="60A338CAD60543A58A2AEF4CCE715D2E">
    <w:name w:val="60A338CAD60543A58A2AEF4CCE715D2E"/>
  </w:style>
  <w:style w:type="paragraph" w:customStyle="1" w:styleId="9B415FE15BCA495FBBD528D997AAD99E">
    <w:name w:val="9B415FE15BCA495FBBD528D997AAD99E"/>
  </w:style>
  <w:style w:type="paragraph" w:customStyle="1" w:styleId="A1C01C2B3FFC442E80805223F4CFCB09">
    <w:name w:val="A1C01C2B3FFC442E80805223F4CFCB09"/>
  </w:style>
  <w:style w:type="paragraph" w:customStyle="1" w:styleId="1B9674DE3D6942E2BE7A9CD1DC105F30">
    <w:name w:val="1B9674DE3D6942E2BE7A9CD1DC105F30"/>
  </w:style>
  <w:style w:type="paragraph" w:customStyle="1" w:styleId="D49B1541FA4E4AF394F78CEBE2129300">
    <w:name w:val="D49B1541FA4E4AF394F78CEBE21293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340E5D-D5B4-415D-954F-0D0852FF6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1D7A97-71FE-4F8B-A6C3-295B658661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73AA574-870F-43EB-9117-5A63792AB9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{C4BF4E6B-F6C3-4839-A386-BA4440E65184}tf16382941_win32</Template>
  <TotalTime>112</TotalTime>
  <Pages>1</Pages>
  <Words>1281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omisadeemmanuella@gmail.com</cp:lastModifiedBy>
  <cp:revision>3</cp:revision>
  <cp:lastPrinted>2025-07-09T08:28:00Z</cp:lastPrinted>
  <dcterms:created xsi:type="dcterms:W3CDTF">2025-04-03T10:17:00Z</dcterms:created>
  <dcterms:modified xsi:type="dcterms:W3CDTF">2025-09-24T13:33:00Z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